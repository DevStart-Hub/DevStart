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B56A0" w14:textId="46BECF53" w:rsidR="001C5BFB" w:rsidRPr="00047F48" w:rsidRDefault="00042473" w:rsidP="00470FB1">
      <w:pPr>
        <w:tabs>
          <w:tab w:val="left" w:pos="5303"/>
        </w:tabs>
        <w:ind w:firstLine="340"/>
        <w:jc w:val="center"/>
        <w:rPr>
          <w:sz w:val="32"/>
          <w:szCs w:val="32"/>
        </w:rPr>
      </w:pPr>
      <w:r w:rsidRPr="00047F48">
        <w:rPr>
          <w:sz w:val="32"/>
          <w:szCs w:val="32"/>
        </w:rPr>
        <w:t>DevStart</w:t>
      </w:r>
      <w:r w:rsidR="00262684" w:rsidRPr="00047F48">
        <w:rPr>
          <w:sz w:val="32"/>
          <w:szCs w:val="32"/>
        </w:rPr>
        <w:t xml:space="preserve"> Manifesto</w:t>
      </w:r>
      <w:r w:rsidRPr="00047F48">
        <w:rPr>
          <w:sz w:val="32"/>
          <w:szCs w:val="32"/>
        </w:rPr>
        <w:t>:</w:t>
      </w:r>
    </w:p>
    <w:p w14:paraId="173E4BB5" w14:textId="221C85F2" w:rsidR="00042473" w:rsidRPr="00047F48" w:rsidRDefault="00042473" w:rsidP="00470FB1">
      <w:pPr>
        <w:tabs>
          <w:tab w:val="left" w:pos="5303"/>
        </w:tabs>
        <w:ind w:firstLine="340"/>
        <w:jc w:val="center"/>
        <w:rPr>
          <w:sz w:val="32"/>
          <w:szCs w:val="32"/>
        </w:rPr>
      </w:pPr>
      <w:r w:rsidRPr="00047F48">
        <w:rPr>
          <w:sz w:val="32"/>
          <w:szCs w:val="32"/>
        </w:rPr>
        <w:t xml:space="preserve"> A</w:t>
      </w:r>
      <w:r w:rsidR="003702C5" w:rsidRPr="00047F48">
        <w:rPr>
          <w:sz w:val="32"/>
          <w:szCs w:val="32"/>
        </w:rPr>
        <w:t xml:space="preserve"> Practical Guide </w:t>
      </w:r>
      <w:r w:rsidR="002537C0" w:rsidRPr="00047F48">
        <w:rPr>
          <w:sz w:val="32"/>
          <w:szCs w:val="32"/>
        </w:rPr>
        <w:t>for Experimental Research in</w:t>
      </w:r>
      <w:r w:rsidRPr="00047F48">
        <w:rPr>
          <w:sz w:val="32"/>
          <w:szCs w:val="32"/>
        </w:rPr>
        <w:t xml:space="preserve"> Cognitive Science</w:t>
      </w:r>
    </w:p>
    <w:p w14:paraId="381BA2B8" w14:textId="092619C3" w:rsidR="00042473" w:rsidRDefault="00042473" w:rsidP="00470FB1">
      <w:pPr>
        <w:tabs>
          <w:tab w:val="left" w:pos="5303"/>
        </w:tabs>
        <w:ind w:firstLine="340"/>
        <w:jc w:val="both"/>
        <w:rPr>
          <w:b/>
        </w:rPr>
      </w:pPr>
    </w:p>
    <w:p w14:paraId="01FFDEC8" w14:textId="087AC1C5" w:rsidR="00047F48" w:rsidRDefault="00047F48" w:rsidP="00047F48">
      <w:pPr>
        <w:jc w:val="center"/>
        <w:rPr>
          <w:rFonts w:eastAsia="SimSun" w:cstheme="minorHAnsi"/>
          <w:color w:val="000000" w:themeColor="text1"/>
          <w:sz w:val="24"/>
          <w:szCs w:val="24"/>
          <w:vertAlign w:val="superscript"/>
          <w:lang w:val="it-IT"/>
        </w:rPr>
      </w:pPr>
      <w:r w:rsidRPr="00C43C21">
        <w:rPr>
          <w:rFonts w:eastAsia="SimSun" w:cstheme="minorHAnsi"/>
          <w:color w:val="000000" w:themeColor="text1"/>
          <w:sz w:val="24"/>
          <w:szCs w:val="24"/>
          <w:lang w:val="it-IT"/>
        </w:rPr>
        <w:t>Tommaso Ghilardi</w:t>
      </w:r>
      <w:r>
        <w:rPr>
          <w:rFonts w:eastAsia="SimSun" w:cstheme="minorHAnsi"/>
          <w:color w:val="000000" w:themeColor="text1"/>
          <w:sz w:val="24"/>
          <w:szCs w:val="24"/>
          <w:vertAlign w:val="superscript"/>
          <w:lang w:val="it-IT"/>
        </w:rPr>
        <w:t>1</w:t>
      </w:r>
      <w:r w:rsidRPr="00C43C21">
        <w:rPr>
          <w:rFonts w:eastAsia="SimSun" w:cstheme="minorHAnsi"/>
          <w:color w:val="000000" w:themeColor="text1"/>
          <w:sz w:val="24"/>
          <w:szCs w:val="24"/>
          <w:lang w:val="it-IT"/>
        </w:rPr>
        <w:t>,</w:t>
      </w:r>
      <w:r>
        <w:rPr>
          <w:rFonts w:eastAsia="SimSun" w:cstheme="minorHAnsi"/>
          <w:color w:val="000000" w:themeColor="text1"/>
          <w:sz w:val="24"/>
          <w:szCs w:val="24"/>
          <w:lang w:val="it-IT"/>
        </w:rPr>
        <w:t xml:space="preserve"> Giulia Serino</w:t>
      </w:r>
      <w:r>
        <w:rPr>
          <w:rFonts w:eastAsia="SimSun" w:cstheme="minorHAnsi"/>
          <w:color w:val="000000" w:themeColor="text1"/>
          <w:sz w:val="24"/>
          <w:szCs w:val="24"/>
          <w:vertAlign w:val="superscript"/>
          <w:lang w:val="it-IT"/>
        </w:rPr>
        <w:t>1</w:t>
      </w:r>
      <w:r w:rsidRPr="00C43C21">
        <w:rPr>
          <w:rFonts w:eastAsia="SimSun" w:cstheme="minorHAnsi"/>
          <w:color w:val="000000" w:themeColor="text1"/>
          <w:sz w:val="24"/>
          <w:szCs w:val="24"/>
          <w:lang w:val="it-IT"/>
        </w:rPr>
        <w:t xml:space="preserve">, </w:t>
      </w:r>
      <w:r>
        <w:rPr>
          <w:rFonts w:eastAsia="SimSun" w:cstheme="minorHAnsi"/>
          <w:color w:val="000000" w:themeColor="text1"/>
          <w:sz w:val="24"/>
          <w:szCs w:val="24"/>
          <w:lang w:val="it-IT"/>
        </w:rPr>
        <w:t>Francesco Poli</w:t>
      </w:r>
      <w:r>
        <w:rPr>
          <w:rFonts w:eastAsia="SimSun" w:cstheme="minorHAnsi"/>
          <w:color w:val="000000" w:themeColor="text1"/>
          <w:sz w:val="24"/>
          <w:szCs w:val="24"/>
          <w:vertAlign w:val="superscript"/>
          <w:lang w:val="it-IT"/>
        </w:rPr>
        <w:t>2</w:t>
      </w:r>
    </w:p>
    <w:p w14:paraId="686856A4" w14:textId="77777777" w:rsidR="00047F48" w:rsidRPr="00C43C21" w:rsidRDefault="00047F48" w:rsidP="00047F48">
      <w:pPr>
        <w:jc w:val="center"/>
        <w:rPr>
          <w:rFonts w:eastAsia="SimSun" w:cstheme="minorHAnsi"/>
          <w:color w:val="000000" w:themeColor="text1"/>
          <w:sz w:val="24"/>
          <w:szCs w:val="24"/>
          <w:vertAlign w:val="superscript"/>
          <w:lang w:val="it-IT"/>
        </w:rPr>
      </w:pPr>
    </w:p>
    <w:p w14:paraId="5F601B4A" w14:textId="35C7C4F9" w:rsidR="00047F48" w:rsidRDefault="00047F48" w:rsidP="00047F48">
      <w:pPr>
        <w:tabs>
          <w:tab w:val="left" w:pos="5303"/>
        </w:tabs>
        <w:jc w:val="center"/>
        <w:rPr>
          <w:rFonts w:eastAsia="SimSun" w:cstheme="minorHAnsi"/>
          <w:color w:val="000000" w:themeColor="text1"/>
          <w:szCs w:val="24"/>
        </w:rPr>
      </w:pPr>
      <w:r>
        <w:rPr>
          <w:rFonts w:eastAsia="SimSun" w:cstheme="minorHAnsi"/>
          <w:color w:val="000000" w:themeColor="text1"/>
          <w:szCs w:val="24"/>
          <w:vertAlign w:val="superscript"/>
        </w:rPr>
        <w:t>1</w:t>
      </w:r>
      <w:r w:rsidRPr="00BF0D51">
        <w:rPr>
          <w:rFonts w:eastAsia="SimSun" w:cstheme="minorHAnsi"/>
          <w:color w:val="000000" w:themeColor="text1"/>
          <w:szCs w:val="24"/>
        </w:rPr>
        <w:t xml:space="preserve"> Centre for Brain and Cognitive Development, Birkbeck, University of London, London, UK</w:t>
      </w:r>
    </w:p>
    <w:p w14:paraId="3223C165" w14:textId="4BDC420C" w:rsidR="00047F48" w:rsidRDefault="00047F48" w:rsidP="00047F48">
      <w:pPr>
        <w:tabs>
          <w:tab w:val="left" w:pos="5303"/>
        </w:tabs>
        <w:jc w:val="center"/>
        <w:rPr>
          <w:rFonts w:eastAsia="SimSun" w:cstheme="minorHAnsi"/>
          <w:color w:val="000000" w:themeColor="text1"/>
          <w:szCs w:val="24"/>
        </w:rPr>
      </w:pPr>
      <w:r w:rsidRPr="00BF0D51">
        <w:rPr>
          <w:rFonts w:eastAsia="SimSun" w:cstheme="minorHAnsi"/>
          <w:color w:val="000000" w:themeColor="text1"/>
          <w:szCs w:val="24"/>
          <w:vertAlign w:val="superscript"/>
        </w:rPr>
        <w:t>2</w:t>
      </w:r>
      <w:r w:rsidRPr="00BF0D51">
        <w:rPr>
          <w:rFonts w:eastAsia="SimSun" w:cstheme="minorHAnsi"/>
          <w:color w:val="000000" w:themeColor="text1"/>
          <w:szCs w:val="24"/>
        </w:rPr>
        <w:t xml:space="preserve"> MRC Cognition and Brain Sciences Unit, University of Cambridge, Cambridge, UK</w:t>
      </w:r>
    </w:p>
    <w:p w14:paraId="5BDEAC09" w14:textId="77777777" w:rsidR="00047F48" w:rsidRPr="00047F48" w:rsidRDefault="00047F48" w:rsidP="00047F48">
      <w:pPr>
        <w:tabs>
          <w:tab w:val="left" w:pos="5303"/>
        </w:tabs>
        <w:jc w:val="both"/>
        <w:rPr>
          <w:b/>
        </w:rPr>
      </w:pPr>
    </w:p>
    <w:p w14:paraId="022F92A4" w14:textId="77777777" w:rsidR="006C3023" w:rsidRDefault="003105A1">
      <w:pPr>
        <w:tabs>
          <w:tab w:val="left" w:pos="5303"/>
        </w:tabs>
        <w:ind w:firstLine="340"/>
        <w:jc w:val="both"/>
        <w:rPr>
          <w:b/>
        </w:rPr>
      </w:pPr>
      <w:r>
        <w:rPr>
          <w:b/>
        </w:rPr>
        <w:t>Abstract</w:t>
      </w:r>
    </w:p>
    <w:p w14:paraId="29525A27" w14:textId="01E917A3" w:rsidR="006C3023" w:rsidRDefault="00DB3EF6" w:rsidP="00470FB1">
      <w:pPr>
        <w:tabs>
          <w:tab w:val="left" w:pos="5303"/>
        </w:tabs>
        <w:ind w:firstLine="340"/>
        <w:jc w:val="both"/>
        <w:rPr>
          <w:b/>
        </w:rPr>
      </w:pPr>
      <w:r w:rsidRPr="00DB3EF6">
        <w:t>Open-science practices have steadily advanced the transparency of research, yet significant gaps remain—particularly around the practical details of designing, running, and analy</w:t>
      </w:r>
      <w:r>
        <w:t>s</w:t>
      </w:r>
      <w:r w:rsidRPr="00DB3EF6">
        <w:t>ing experiments. DevStart addresses these needs by unifying historically fragmented resources into a single, hands-on guide for cognitive scientists. This paper outlines DevStart’s core framework and demonstrates how it streamlines the entire research pipeline: from installing free programming tools (Python and R) to building experimental paradigms and handling complex data (e.g., gaze, pupil size) with robust, open-source methods.</w:t>
      </w:r>
      <w:r>
        <w:t xml:space="preserve"> </w:t>
      </w:r>
      <w:r w:rsidRPr="00DB3EF6">
        <w:t>By detailing step-by-step tutorials and openly sharing code</w:t>
      </w:r>
      <w:r>
        <w:t xml:space="preserve"> and pipelines</w:t>
      </w:r>
      <w:r w:rsidRPr="00DB3EF6">
        <w:t>, DevStart lowers the barriers that hinder many early c</w:t>
      </w:r>
      <w:r>
        <w:t>areer researchers and student</w:t>
      </w:r>
      <w:r w:rsidRPr="00DB3EF6">
        <w:t xml:space="preserve">s. </w:t>
      </w:r>
      <w:r>
        <w:t>Beyond tutorials, DevStart fosters community engagement through an online forum that supports collaboration, troubleshooting, and the exchange of ideas. In doing so, we hope to catalyse a vibrant research community that embraces robust, open, and collaborative science at every step of the experimental process.</w:t>
      </w:r>
    </w:p>
    <w:p w14:paraId="639DA883" w14:textId="77777777" w:rsidR="003105A1" w:rsidRDefault="003105A1" w:rsidP="00470FB1">
      <w:pPr>
        <w:tabs>
          <w:tab w:val="left" w:pos="5303"/>
        </w:tabs>
        <w:ind w:firstLine="340"/>
        <w:jc w:val="both"/>
        <w:rPr>
          <w:b/>
        </w:rPr>
      </w:pPr>
    </w:p>
    <w:p w14:paraId="7EBD5744" w14:textId="14DB320C" w:rsidR="00EF44D8" w:rsidRPr="002F08C8" w:rsidRDefault="00EF44D8" w:rsidP="002F08C8">
      <w:pPr>
        <w:pStyle w:val="Heading1"/>
        <w:rPr>
          <w:b/>
          <w:bCs/>
          <w:color w:val="000000" w:themeColor="text1"/>
        </w:rPr>
      </w:pPr>
      <w:r w:rsidRPr="002F08C8">
        <w:rPr>
          <w:b/>
          <w:bCs/>
          <w:color w:val="000000" w:themeColor="text1"/>
        </w:rPr>
        <w:t>Introduction</w:t>
      </w:r>
    </w:p>
    <w:p w14:paraId="44FCB591" w14:textId="0DF9DFC8" w:rsidR="00A6650F" w:rsidRPr="00D114B6" w:rsidRDefault="00A6650F" w:rsidP="00470FB1">
      <w:pPr>
        <w:ind w:firstLine="340"/>
        <w:jc w:val="both"/>
      </w:pPr>
      <w:r w:rsidRPr="00D114B6">
        <w:t xml:space="preserve">Open science has progressed steadily over the last decade </w:t>
      </w:r>
      <w:r w:rsidR="00641C2E">
        <w:fldChar w:fldCharType="begin"/>
      </w:r>
      <w:r w:rsidR="00314C48">
        <w:instrText xml:space="preserve"> ADDIN ZOTERO_ITEM CSL_CITATION {"citationID":"G5K5QYkn","properties":{"formattedCitation":"(Freese et al., 2022; Hamlin, 2017; Korbmacher et al., 2023; Nosek et al., 2022)","plainCitation":"(Freese et al., 2022; Hamlin, 2017; Korbmacher et al., 2023; Nosek et al., 2022)","noteIndex":0},"citationItems":[{"id":2349,"uris":["http://zotero.org/groups/5944801/items/9UI653J7"],"itemData":{"id":2349,"type":"article-journal","abstract":"Worries about a “credibility crisis” besieging science have ignited interest in research transparency and reproducibility as ways of restoring trust in published research. For quantitative social science, advances in transparency and reproducibility can be seen as a set of developments whose trajectory predates the recent alarm. We discuss several of these developments, including preregistration, data-sharing, formal infrastructure in the form of resources and policies, open access to research, and specificity regarding research contributions. We also discuss the spillovers of this predominantly quantitative effort towards transparency for qualitative research. We conclude by emphasizing the importance of mutual accountability for effective science, the essential role of openness for this accountability, and the importance of scholarly inclusiveness in figuring out the best ways for openness to be accomplished in practice.","container-title":"Social Science Research","DOI":"10.1016/j.ssresearch.2022.102770","ISSN":"0049-089X","journalAbbreviation":"Social Science Research","page":"102770","source":"ScienceDirect","title":"Advances in transparency and reproducibility in the social sciences","volume":"107","author":[{"family":"Freese","given":"Jeremy"},{"family":"Rauf","given":"Tamkinat"},{"family":"Voelkel","given":"Jan Gerrit"}],"issued":{"date-parts":[["2022",9,1]]}}},{"id":2347,"uris":["http://zotero.org/groups/5944801/items/HLRCYVPZ"],"itemData":{"id":2347,"type":"article-journal","abstract":"The following article considers whether psychology is moving in the right direction by exploring the evidentiary value movement. Although the author considers the movement to be a net positive, she discusses concerns regarding the scope and tone of the discussions to date. She encourages the movement to consider heretofore underrepresented subfields and to reduce the use of negative tone.","container-title":"Perspectives on Psychological Science","DOI":"10.1177/1745691616689062","ISSN":"1745-6916","issue":"4","journalAbbreviation":"Perspect Psychol Sci","language":"EN","note":"publisher: SAGE Publications Inc","page":"690-693","source":"SAGE Journals","title":"Is Psychology Moving in the Right Direction? An Analysis of the Evidentiary Value Movement","title-short":"Is Psychology Moving in the Right Direction?","volume":"12","author":[{"family":"Hamlin","given":"J. Kiley"}],"issued":{"date-parts":[["2017",7,1]]}}},{"id":2445,"uris":["http://zotero.org/groups/5944801/items/3AZKRYA7"],"itemData":{"id":2445,"type":"article-journal","container-title":"Communications Psychology","issue":"1","note":"publisher: Nature Publishing Group UK London","page":"3","source":"Google Scholar","title":"The replication crisis has led to positive structural, procedural, and community changes","volume":"1","author":[{"family":"Korbmacher","given":"Max"},{"family":"Azevedo","given":"Flavio"},{"family":"Pennington","given":"Charlotte R."},{"family":"Hartmann","given":"Helena"},{"family":"Pownall","given":"Madeleine"},{"family":"Schmidt","given":"Kathleen"},{"family":"Elsherif","given":"Mahmoud"},{"family":"Breznau","given":"Nate"},{"family":"Robertson","given":"Olly"},{"family":"Kalandadze","given":"Tamara"}],"issued":{"date-parts":[["2023"]]}}},{"id":2446,"uris":["http://zotero.org/groups/5944801/items/WTR94CGT"],"itemData":{"id":2446,"type":"article-journal","abstract":"Replication—an important, uncommon, and misunderstood practice—is gaining appreciation in psychology. Achieving replicability is important for making research progress. If findings are not replicable, then prediction and theory development are stifled. If findings are replicable, then interrogation of their meaning and validity can advance knowledge. Assessing replicability can be productive for generating and testing hypotheses by actively confronting current understandings to identify weaknesses and spur innovation. For psychology, the 2010s might be characterized as a decade of active confrontation. Systematic and multi-site replication projects assessed current understandings and observed surprising failures to replicate many published findings. Replication efforts highlighted sociocultural challenges such as disincentives to conduct replications and a tendency to frame replication as a personal attack rather than a healthy scientific practice, and they raised awareness that replication contributes to self-correction. Nevertheless, innovation in doing and understanding replication and its cousins, reproducibility and robustness, has positioned psychology to improve research practices and accelerate progress.","container-title":"Annual Review of Psychology","DOI":"10.1146/annurev-psych-020821-114157","ISSN":"0066-4308, 1545-2085","issue":"1","journalAbbreviation":"Annu. Rev. Psychol.","language":"en","page":"719-748","source":"DOI.org (Crossref)","title":"Replicability, Robustness, and Reproducibility in Psychological Science","volume":"73","author":[{"family":"Nosek","given":"Brian A."},{"family":"Hardwicke","given":"Tom E."},{"family":"Moshontz","given":"Hannah"},{"family":"Allard","given":"Aurélien"},{"family":"Corker","given":"Katherine S."},{"family":"Dreber","given":"Anna"},{"family":"Fidler","given":"Fiona"},{"family":"Hilgard","given":"Joe"},{"family":"Kline Struhl","given":"Melissa"},{"family":"Nuijten","given":"Michèle B."},{"family":"Rohrer","given":"Julia M."},{"family":"Romero","given":"Felipe"},{"family":"Scheel","given":"Anne M."},{"family":"Scherer","given":"Laura D."},{"family":"Schönbrodt","given":"Felix D."},{"family":"Vazire","given":"Simine"}],"issued":{"date-parts":[["2022",1,4]]}}}],"schema":"https://github.com/citation-style-language/schema/raw/master/csl-citation.json"} </w:instrText>
      </w:r>
      <w:r w:rsidR="00641C2E">
        <w:fldChar w:fldCharType="separate"/>
      </w:r>
      <w:r w:rsidR="00314C48" w:rsidRPr="00314C48">
        <w:rPr>
          <w:rFonts w:ascii="Calibri" w:hAnsi="Calibri" w:cs="Calibri"/>
        </w:rPr>
        <w:t>(Freese et al., 2022; Hamlin, 2017; Korbmacher et al., 2023; Nosek et al., 2022)</w:t>
      </w:r>
      <w:r w:rsidR="00641C2E">
        <w:fldChar w:fldCharType="end"/>
      </w:r>
      <w:r w:rsidR="00E463F3">
        <w:t xml:space="preserve">. </w:t>
      </w:r>
      <w:r w:rsidRPr="00D114B6">
        <w:t xml:space="preserve">However, change has been slower than anticipated </w:t>
      </w:r>
      <w:r w:rsidR="00641C2E">
        <w:fldChar w:fldCharType="begin"/>
      </w:r>
      <w:r w:rsidR="00641C2E">
        <w:instrText xml:space="preserve"> ADDIN ZOTERO_ITEM CSL_CITATION {"citationID":"jIw26uAc","properties":{"formattedCitation":"(Tenney et al., 2021)","plainCitation":"(Tenney et al., 2021)","noteIndex":0},"citationItems":[{"id":2348,"uris":["http://zotero.org/groups/5944801/items/SHQK9B86"],"itemData":{"id":2348,"type":"article-journal","abstract":"The “credibility revolution” has fueled a number of initiatives to help bring scientific practices more in line with scientific ideals. These initiatives include increasing the sample size of studies, making data and materials publicly available, pre-registering data collection and analysis plans, publishing replication attempts, and publishing null results. To what extent have these practices become the norm in quantitative Organizational Behavior research? In the current study, using computer algorithms and human coders, we coded the reported use of several open science and reform practices in articles published in four prominent journals (Academy of Management Journal; Journal of Applied Psychology; Organizational Behavior and Human Decision Processes; and Organization Science) from 2011 through 2019. We found that although the vast majority of articles did not use any open science practices, some practices we coded were on the rise, especially in the last two to three years. While there is much room for improvement, these results suggest the field could be on the brink of important and sustained change.","container-title":"Organizational Behavior and Human Decision Processes","DOI":"10.1016/j.obhdp.2020.10.015","ISSN":"0749-5978","journalAbbreviation":"Organizational Behavior and Human Decision Processes","page":"218-223","source":"ScienceDirect","title":"Open science and reform practices in organizational behavior research over time (2011 to 2019)","volume":"162","author":[{"family":"Tenney","given":"Elizabeth R."},{"family":"Costa","given":"Elaine"},{"family":"Allard","given":"Aurélien"},{"family":"Vazire","given":"Simine"}],"issued":{"date-parts":[["2021",1,1]]}}}],"schema":"https://github.com/citation-style-language/schema/raw/master/csl-citation.json"} </w:instrText>
      </w:r>
      <w:r w:rsidR="00641C2E">
        <w:fldChar w:fldCharType="separate"/>
      </w:r>
      <w:r w:rsidR="00641C2E" w:rsidRPr="00641C2E">
        <w:rPr>
          <w:rFonts w:ascii="Calibri" w:hAnsi="Calibri" w:cs="Calibri"/>
        </w:rPr>
        <w:t>(Tenney et al., 2021)</w:t>
      </w:r>
      <w:r w:rsidR="00641C2E">
        <w:fldChar w:fldCharType="end"/>
      </w:r>
      <w:r w:rsidR="00E463F3">
        <w:t xml:space="preserve"> and </w:t>
      </w:r>
      <w:r w:rsidR="00641C2E">
        <w:t xml:space="preserve">systemic biases in accessibility still </w:t>
      </w:r>
      <w:r>
        <w:t>persist</w:t>
      </w:r>
      <w:r w:rsidR="00641C2E">
        <w:t xml:space="preserve"> </w:t>
      </w:r>
      <w:r w:rsidR="00641C2E">
        <w:fldChar w:fldCharType="begin"/>
      </w:r>
      <w:r w:rsidR="00641C2E">
        <w:instrText xml:space="preserve"> ADDIN ZOTERO_ITEM CSL_CITATION {"citationID":"GgdSC1h9","properties":{"formattedCitation":"(Bahlai et al., 2019)","plainCitation":"(Bahlai et al., 2019)","noteIndex":0},"citationItems":[{"id":2352,"uris":["http://zotero.org/groups/5944801/items/QEE4WGER"],"itemData":{"id":2352,"type":"article-journal","container-title":"American Scientist","issue":"2","note":"publisher: JSTOR","page":"78–82","source":"Google Scholar","title":"Ethics: Open Science Isn’t Always Open to All Scientists","title-short":"Ethics","volume":"107","author":[{"family":"Bahlai","given":"Christie A."},{"family":"Bartlett","given":"Lewis J."},{"family":"Burgio","given":"Kevin R."},{"family":"Fournier","given":"Auriel MV"},{"family":"Keiser","given":"Carl N."},{"family":"Poisot","given":"Timothée"},{"family":"Whitney","given":"Kaitlin Stack"}],"issued":{"date-parts":[["2019"]]}}}],"schema":"https://github.com/citation-style-language/schema/raw/master/csl-citation.json"} </w:instrText>
      </w:r>
      <w:r w:rsidR="00641C2E">
        <w:fldChar w:fldCharType="separate"/>
      </w:r>
      <w:r w:rsidR="00641C2E" w:rsidRPr="00641C2E">
        <w:rPr>
          <w:rFonts w:ascii="Calibri" w:hAnsi="Calibri" w:cs="Calibri"/>
        </w:rPr>
        <w:t>(Bahlai et al., 2019)</w:t>
      </w:r>
      <w:r w:rsidR="00641C2E">
        <w:fldChar w:fldCharType="end"/>
      </w:r>
      <w:r w:rsidR="00641C2E">
        <w:t xml:space="preserve">. </w:t>
      </w:r>
      <w:r w:rsidR="00E463F3">
        <w:t xml:space="preserve">In addition, </w:t>
      </w:r>
      <w:r w:rsidR="00EF44D8">
        <w:t xml:space="preserve">not all steps of experimental research have been made </w:t>
      </w:r>
      <w:r>
        <w:t>equally open</w:t>
      </w:r>
      <w:r w:rsidR="00E463F3">
        <w:t xml:space="preserve">. </w:t>
      </w:r>
      <w:r w:rsidR="00EF44D8">
        <w:t xml:space="preserve">While </w:t>
      </w:r>
      <w:r w:rsidR="00E463F3">
        <w:t xml:space="preserve">it has now become common practice </w:t>
      </w:r>
      <w:r w:rsidR="006A5B9E">
        <w:t>to share data</w:t>
      </w:r>
      <w:r>
        <w:t xml:space="preserve"> in open repositories</w:t>
      </w:r>
      <w:r w:rsidR="00EF44D8">
        <w:t xml:space="preserve">, </w:t>
      </w:r>
      <w:r w:rsidR="00E463F3">
        <w:t xml:space="preserve">the same </w:t>
      </w:r>
      <w:r w:rsidR="006A5B9E">
        <w:t>thoroughness</w:t>
      </w:r>
      <w:r w:rsidR="00E463F3">
        <w:t xml:space="preserve"> does not apply</w:t>
      </w:r>
      <w:r w:rsidR="00EF44D8">
        <w:t xml:space="preserve"> </w:t>
      </w:r>
      <w:r w:rsidR="00641C2E">
        <w:t>when it comes to sharing</w:t>
      </w:r>
      <w:r w:rsidR="00E463F3">
        <w:t xml:space="preserve"> statistical analysis scripts,</w:t>
      </w:r>
      <w:r w:rsidR="00EF44D8">
        <w:t xml:space="preserve"> and even less </w:t>
      </w:r>
      <w:r w:rsidR="00641C2E">
        <w:t xml:space="preserve">to other </w:t>
      </w:r>
      <w:r w:rsidR="00EF44D8">
        <w:t>aspects</w:t>
      </w:r>
      <w:r w:rsidR="006A5B9E">
        <w:t xml:space="preserve"> of research</w:t>
      </w:r>
      <w:r w:rsidR="00EF44D8">
        <w:t xml:space="preserve"> such as reproducible code for </w:t>
      </w:r>
      <w:r w:rsidR="006A5B9E">
        <w:t xml:space="preserve">designing stimuli, </w:t>
      </w:r>
      <w:r w:rsidR="00EF44D8">
        <w:t>running experimental paradigms or pre</w:t>
      </w:r>
      <w:r w:rsidR="003970EB">
        <w:t>-</w:t>
      </w:r>
      <w:r w:rsidR="00EF44D8">
        <w:t>processing</w:t>
      </w:r>
      <w:r w:rsidR="006A5B9E">
        <w:t xml:space="preserve"> data</w:t>
      </w:r>
      <w:r w:rsidR="00E463F3">
        <w:t xml:space="preserve">. </w:t>
      </w:r>
      <w:r w:rsidRPr="00D114B6">
        <w:t>Moreover, even when code is provided, many scripts rely on proprietary licenses, limiting true reproducibility for individuals who cannot afford those tools.</w:t>
      </w:r>
    </w:p>
    <w:p w14:paraId="0BA4602A" w14:textId="77777777" w:rsidR="00E974A3" w:rsidRDefault="00F3038E" w:rsidP="00470FB1">
      <w:pPr>
        <w:ind w:firstLine="340"/>
        <w:jc w:val="both"/>
      </w:pPr>
      <w:r>
        <w:t>E</w:t>
      </w:r>
      <w:r w:rsidR="006A5B9E">
        <w:t xml:space="preserve">ven if many open tools </w:t>
      </w:r>
      <w:r w:rsidR="00EF44D8" w:rsidRPr="006B057E">
        <w:t>exist, they often lack integration</w:t>
      </w:r>
      <w:r w:rsidR="00EF44D8">
        <w:t xml:space="preserve"> and connection</w:t>
      </w:r>
      <w:r w:rsidR="00EF44D8" w:rsidRPr="006B057E">
        <w:t xml:space="preserve">, forcing </w:t>
      </w:r>
      <w:r w:rsidR="006A5B9E">
        <w:t xml:space="preserve">researchers </w:t>
      </w:r>
      <w:r w:rsidR="00EF44D8" w:rsidRPr="006B057E">
        <w:t>to navigate a fragmented ecosystem which can lead to frustration and discouragement</w:t>
      </w:r>
      <w:r w:rsidR="006A5B9E">
        <w:t xml:space="preserve">. </w:t>
      </w:r>
      <w:r w:rsidR="00A6650F" w:rsidRPr="00D114B6">
        <w:t xml:space="preserve">This can be especially daunting for students and early career researchers who </w:t>
      </w:r>
      <w:r w:rsidR="00262684">
        <w:t>are starting to</w:t>
      </w:r>
      <w:r w:rsidR="00A6650F" w:rsidRPr="00D114B6">
        <w:t xml:space="preserve"> </w:t>
      </w:r>
      <w:r w:rsidR="00262684">
        <w:t>orient in</w:t>
      </w:r>
      <w:r w:rsidR="00A6650F" w:rsidRPr="00D114B6">
        <w:t xml:space="preserve"> a patchwork of scripts, </w:t>
      </w:r>
      <w:r w:rsidR="00A6650F">
        <w:t>guidelines</w:t>
      </w:r>
      <w:r w:rsidR="00A6650F" w:rsidRPr="00D114B6">
        <w:t>, and platforms.</w:t>
      </w:r>
      <w:r w:rsidR="00A6650F">
        <w:t xml:space="preserve"> Even when scientific articles give</w:t>
      </w:r>
      <w:r w:rsidR="00561159">
        <w:t xml:space="preserve"> helpful</w:t>
      </w:r>
      <w:r w:rsidR="00A6650F">
        <w:t xml:space="preserve"> advice on how to carry out experimenta</w:t>
      </w:r>
      <w:r w:rsidR="00561159">
        <w:t xml:space="preserve">l </w:t>
      </w:r>
      <w:r w:rsidR="00561159">
        <w:fldChar w:fldCharType="begin"/>
      </w:r>
      <w:r w:rsidR="00561159">
        <w:instrText xml:space="preserve"> ADDIN ZOTERO_ITEM CSL_CITATION {"citationID":"qleFtkG2","properties":{"formattedCitation":"(Roth et al., 2025)","plainCitation":"(Roth et al., 2025)","noteIndex":0},"citationItems":[{"id":2404,"uris":["http://zotero.org/users/10009842/items/X5YBJX3X"],"itemData":{"id":2404,"type":"article-journal","container-title":"Communications Psychology","issue":"1","note":"publisher: Nature Publishing Group UK London","page":"62","source":"Google Scholar","title":"Ten principles for reliable, efficient, and adaptable coding in psychology and cognitive neuroscience","volume":"3","author":[{"family":"Roth","given":"Johannes"},{"family":"Duan","given":"Yunyan"},{"family":"Mahner","given":"Florian P."},{"family":"Kaniuth","given":"Philipp"},{"family":"Wallis","given":"Thomas SA"},{"family":"Hebart","given":"Martin N."}],"issued":{"date-parts":[["2025"]]}}}],"schema":"https://github.com/citation-style-language/schema/raw/master/csl-citation.json"} </w:instrText>
      </w:r>
      <w:r w:rsidR="00561159">
        <w:fldChar w:fldCharType="separate"/>
      </w:r>
      <w:r w:rsidR="00561159" w:rsidRPr="00561159">
        <w:rPr>
          <w:rFonts w:ascii="Calibri" w:hAnsi="Calibri" w:cs="Calibri"/>
        </w:rPr>
        <w:t>(Roth et al., 2025)</w:t>
      </w:r>
      <w:r w:rsidR="00561159">
        <w:fldChar w:fldCharType="end"/>
      </w:r>
      <w:r w:rsidR="00561159">
        <w:t xml:space="preserve"> or computational </w:t>
      </w:r>
      <w:r w:rsidR="00561159">
        <w:fldChar w:fldCharType="begin"/>
      </w:r>
      <w:r w:rsidR="00561159">
        <w:instrText xml:space="preserve"> ADDIN ZOTERO_ITEM CSL_CITATION {"citationID":"NXqrYOzL","properties":{"formattedCitation":"(Wilson &amp; Collins, 2019)","plainCitation":"(Wilson &amp; Collins, 2019)","noteIndex":0},"citationItems":[{"id":2402,"uris":["http://zotero.org/users/10009842/items/UTAICW7L"],"itemData":{"id":2402,"type":"article-journal","container-title":"Elife","note":"publisher: eLife Sciences Publications, Ltd","page":"e49547","source":"Google Scholar","title":"Ten simple rules for the computational modeling of behavioral data","volume":"8","author":[{"family":"Wilson","given":"Robert C."},{"family":"Collins","given":"Anne GE"}],"issued":{"date-parts":[["2019"]]}}}],"schema":"https://github.com/citation-style-language/schema/raw/master/csl-citation.json"} </w:instrText>
      </w:r>
      <w:r w:rsidR="00561159">
        <w:fldChar w:fldCharType="separate"/>
      </w:r>
      <w:r w:rsidR="00561159" w:rsidRPr="00561159">
        <w:rPr>
          <w:rFonts w:ascii="Calibri" w:hAnsi="Calibri" w:cs="Calibri"/>
        </w:rPr>
        <w:t>(Wilson &amp; Collins, 2019)</w:t>
      </w:r>
      <w:r w:rsidR="00561159">
        <w:fldChar w:fldCharType="end"/>
      </w:r>
      <w:r w:rsidR="00A6650F">
        <w:t xml:space="preserve"> research, they lack the practical aspects over which academics tend to get stuck.</w:t>
      </w:r>
      <w:r w:rsidR="00A6650F" w:rsidRPr="00D114B6">
        <w:t xml:space="preserve"> </w:t>
      </w:r>
    </w:p>
    <w:p w14:paraId="09FF2F87" w14:textId="32AE89A3" w:rsidR="00E974A3" w:rsidRPr="00D114B6" w:rsidRDefault="00A6650F" w:rsidP="00047F48">
      <w:pPr>
        <w:ind w:firstLine="340"/>
        <w:jc w:val="both"/>
      </w:pPr>
      <w:r>
        <w:lastRenderedPageBreak/>
        <w:t xml:space="preserve">Overall, the </w:t>
      </w:r>
      <w:r w:rsidRPr="00D114B6">
        <w:t>resulting inefficiency and potential discouragement runs contrary to the aims of open science, which aspire to foster collaboration, transparency, and accessibility for everyone.</w:t>
      </w:r>
      <w:r w:rsidR="00E974A3">
        <w:t xml:space="preserve"> Indeed, m</w:t>
      </w:r>
      <w:r w:rsidR="00E974A3" w:rsidRPr="003D6B4C">
        <w:t>any PhD students report feeling overwhelmed by uncertainty during the early stages of their research, often struggling with where to start and how to proceed</w:t>
      </w:r>
      <w:r w:rsidR="00E974A3">
        <w:t xml:space="preserve">. This problem is exacerbated in under-represented groups, who are at risk of unequal access to resources, support, and opportunities </w:t>
      </w:r>
      <w:r w:rsidR="00E974A3">
        <w:fldChar w:fldCharType="begin"/>
      </w:r>
      <w:r w:rsidR="00E974A3">
        <w:instrText xml:space="preserve"> ADDIN ZOTERO_ITEM CSL_CITATION {"citationID":"t5FSYGGC","properties":{"formattedCitation":"(Nicholls et al., 2022)","plainCitation":"(Nicholls et al., 2022)","noteIndex":0},"citationItems":[{"id":2392,"uris":["http://zotero.org/users/10009842/items/XFND2HSB"],"itemData":{"id":2392,"type":"article-journal","abstract":"Objective To understand how researchers experience working in academia and the effects these experiences have on their mental health and well-being, through synthesizing published qualitative data. Method A systematic review and qualitative meta-synthesis was conducted to gain a comprehensive overview of what is currently known about academic researchers’ mental health and well-being. Relevant papers were identified through searching electronic databases, Google Scholar, and citation tracking. The quality of the included studies was assessed and the data was synthesised using reflexive thematic analysis. Results 26 papers were identified and included in this review. Academic researchers’ experiences were captured under seven key themes. Job insecurity coupled with the high expectations set by the academic system left researchers at risk of poor mental health and well-being. Access to peer support networks, opportunities for career progression, and mentorship can help mitigate the stress associated with the academic job role, however, under-represented groups in academia are at risk of unequal access to resources, support, and opportunities. Conclusion To improve researchers’ well-being at work, scientific/academic practice and the system’s concept of what a successful researcher should look like, needs to change. Further high-quality qualitative research is needed to better understand how systemic change, including tackling inequality and introducing better support systems, can be brought about more immediately and effectively. Further research is also needed to better understand the experiences and support needs of post-doctoral and more senior researchers, as there is a paucity of literature in this area. Trial registration The review protocol was registered on PROSPERO (CRD42021232480).","container-title":"PLOS ONE","DOI":"10.1371/journal.pone.0268890","ISSN":"1932-6203","issue":"5","journalAbbreviation":"PLOS ONE","language":"en","note":"publisher: Public Library of Science","page":"e0268890","source":"PLoS Journals","title":"The impact of working in academia on researchers’ mental health and well-being: A systematic review and qualitative meta-synthesis","title-short":"The impact of working in academia on researchers’ mental health and well-being","volume":"17","author":[{"family":"Nicholls","given":"Helen"},{"family":"Nicholls","given":"Matthew"},{"family":"Tekin","given":"Sahra"},{"family":"Lamb","given":"Danielle"},{"family":"Billings","given":"Jo"}],"issued":{"date-parts":[["2022",5,25]]}}}],"schema":"https://github.com/citation-style-language/schema/raw/master/csl-citation.json"} </w:instrText>
      </w:r>
      <w:r w:rsidR="00E974A3">
        <w:fldChar w:fldCharType="separate"/>
      </w:r>
      <w:r w:rsidR="00E974A3" w:rsidRPr="00F345F8">
        <w:rPr>
          <w:rFonts w:ascii="Calibri" w:hAnsi="Calibri" w:cs="Calibri"/>
        </w:rPr>
        <w:t>(Nicholls et al., 2022)</w:t>
      </w:r>
      <w:r w:rsidR="00E974A3">
        <w:fldChar w:fldCharType="end"/>
      </w:r>
      <w:r w:rsidR="00E974A3" w:rsidRPr="003D6B4C">
        <w:t>. This uncertainty about the research process has been identified as a significant factor affecting both student wellbeing and degree completion</w:t>
      </w:r>
      <w:r w:rsidR="00E974A3">
        <w:t xml:space="preserve"> </w:t>
      </w:r>
      <w:r w:rsidR="00E974A3">
        <w:fldChar w:fldCharType="begin"/>
      </w:r>
      <w:r w:rsidR="00E974A3">
        <w:instrText xml:space="preserve"> ADDIN ZOTERO_ITEM CSL_CITATION {"citationID":"UO3E58N8","properties":{"formattedCitation":"(Cornwall et al., 2019)","plainCitation":"(Cornwall et al., 2019)","noteIndex":0},"citationItems":[{"id":2390,"uris":["http://zotero.org/users/10009842/items/XLQRBCGS"],"itemData":{"id":2390,"type":"article-journal","container-title":"Studies in Continuing Education","DOI":"10.1080/0158037X.2018.1534821","ISSN":"0158-037X, 1470-126X","issue":"3","journalAbbreviation":"Studies in Continuing Education","language":"en","page":"363-380","source":"DOI.org (Crossref)","title":"Stressors in early-stage doctoral students","volume":"41","author":[{"family":"Cornwall","given":"Jon"},{"family":"Mayland","given":"Elizabeth C."},{"family":"Van Der Meer","given":"Jacques"},{"family":"Spronken-Smith","given":"Rachel A."},{"family":"Tustin","given":"Charles"},{"family":"Blyth","given":"Phil"}],"issued":{"date-parts":[["2019",9,2]]}}}],"schema":"https://github.com/citation-style-language/schema/raw/master/csl-citation.json"} </w:instrText>
      </w:r>
      <w:r w:rsidR="00E974A3">
        <w:fldChar w:fldCharType="separate"/>
      </w:r>
      <w:r w:rsidR="00E974A3" w:rsidRPr="00F345F8">
        <w:rPr>
          <w:rFonts w:ascii="Calibri" w:hAnsi="Calibri" w:cs="Calibri"/>
        </w:rPr>
        <w:t>(Cornwall et al., 2019)</w:t>
      </w:r>
      <w:r w:rsidR="00E974A3">
        <w:fldChar w:fldCharType="end"/>
      </w:r>
      <w:r w:rsidR="00E974A3" w:rsidRPr="003D6B4C">
        <w:t xml:space="preserve">. </w:t>
      </w:r>
    </w:p>
    <w:p w14:paraId="6D2BC7E9" w14:textId="0A14E708" w:rsidR="00AF7D48" w:rsidRDefault="00A6650F" w:rsidP="00AF7D48">
      <w:pPr>
        <w:ind w:firstLine="340"/>
        <w:jc w:val="both"/>
      </w:pPr>
      <w:r w:rsidRPr="00A6650F">
        <w:rPr>
          <w:bCs/>
        </w:rPr>
        <w:t>DevStart</w:t>
      </w:r>
      <w:r w:rsidRPr="00D114B6">
        <w:t xml:space="preserve"> is a new initiative that addresses these needs in </w:t>
      </w:r>
      <w:r>
        <w:t>cognitive science</w:t>
      </w:r>
      <w:r w:rsidRPr="00D114B6">
        <w:t>, providing hands-on tutorials that bring together historically disconnected aspects of research</w:t>
      </w:r>
      <w:r w:rsidR="00CF4493">
        <w:t xml:space="preserve"> (Figure 1)</w:t>
      </w:r>
      <w:r w:rsidRPr="00D114B6">
        <w:t>.</w:t>
      </w:r>
      <w:r w:rsidR="002740D8">
        <w:t xml:space="preserve"> </w:t>
      </w:r>
      <w:r w:rsidR="002740D8" w:rsidRPr="002740D8">
        <w:t>Our platform offers step-by-step guidance through the entire experimental pipeline: from designing and implementing experimental paradigms, to collecting data, to pre-processing with robust techniques, to analysing results with appropriate statistical frameworks.</w:t>
      </w:r>
      <w:r w:rsidR="00AF7D48">
        <w:t xml:space="preserve"> In addition, </w:t>
      </w:r>
      <w:r w:rsidR="00AF7D48" w:rsidRPr="002740D8">
        <w:t>DevStart provides carefully simulated datasets that directly correspond to each tutorial's experimental design—unlike resources that rely on generic sample data, our datasets allow users to work with realistic data that meaningfully connects to the presented research questions.</w:t>
      </w:r>
      <w:r w:rsidR="00AF7D48">
        <w:t xml:space="preserve"> Thus, r</w:t>
      </w:r>
      <w:r w:rsidR="00AF7D48" w:rsidRPr="00D114B6">
        <w:t>ather than treating “openness” as a checklist of requirements, DevStart emphasizes the core ethos of a</w:t>
      </w:r>
      <w:r w:rsidR="00AF7D48">
        <w:t xml:space="preserve">ccountability and transparency: It </w:t>
      </w:r>
      <w:r w:rsidR="00AF7D48" w:rsidRPr="00D114B6">
        <w:t xml:space="preserve">serves as a gateway to more robust, accessible, and integrated research practices, </w:t>
      </w:r>
      <w:r w:rsidR="00AF7D48">
        <w:t xml:space="preserve">in the form of </w:t>
      </w:r>
      <w:r w:rsidR="00AF7D48" w:rsidRPr="00D114B6">
        <w:t xml:space="preserve">an </w:t>
      </w:r>
      <w:r w:rsidR="00AF7D48" w:rsidRPr="00A6650F">
        <w:rPr>
          <w:bCs/>
        </w:rPr>
        <w:t>online, hands-on manual</w:t>
      </w:r>
      <w:r w:rsidR="00AF7D48" w:rsidRPr="00D114B6">
        <w:t xml:space="preserve"> tha</w:t>
      </w:r>
      <w:r w:rsidR="00AF7D48">
        <w:t>t is freely accessible to all</w:t>
      </w:r>
      <w:r w:rsidR="00AF7D48" w:rsidRPr="00D114B6">
        <w:t>.</w:t>
      </w:r>
    </w:p>
    <w:p w14:paraId="6270F80F" w14:textId="438187C2" w:rsidR="009C410E" w:rsidRDefault="00A6650F" w:rsidP="00AF7D48">
      <w:pPr>
        <w:ind w:firstLine="340"/>
        <w:jc w:val="both"/>
      </w:pPr>
      <w:r w:rsidRPr="00D114B6">
        <w:t>By offering guidance on everything from designing experiments</w:t>
      </w:r>
      <w:r>
        <w:t xml:space="preserve"> to analys</w:t>
      </w:r>
      <w:r w:rsidRPr="00D114B6">
        <w:t xml:space="preserve">ing data in openly available software, DevStart creates a unified learning path for those entering the field. In doing so, it lowers the barriers to </w:t>
      </w:r>
      <w:r w:rsidRPr="00D114B6">
        <w:rPr>
          <w:i/>
          <w:iCs/>
        </w:rPr>
        <w:t>truly</w:t>
      </w:r>
      <w:r w:rsidRPr="00D114B6">
        <w:t xml:space="preserve"> open research, helping researchers adopt </w:t>
      </w:r>
      <w:r>
        <w:t>open</w:t>
      </w:r>
      <w:r w:rsidRPr="00D114B6">
        <w:t xml:space="preserve"> practices while avoiding hours of frustration learning niche or scattered tools.</w:t>
      </w:r>
      <w:r w:rsidR="009C410E">
        <w:t xml:space="preserve"> This might be especially useful for early career</w:t>
      </w:r>
      <w:r w:rsidR="009C410E" w:rsidRPr="001C5BFB">
        <w:t xml:space="preserve"> researchers working in smaller labs or those who are beginning to explore </w:t>
      </w:r>
      <w:r w:rsidR="009C410E">
        <w:t>experimental research</w:t>
      </w:r>
      <w:r w:rsidR="009C410E" w:rsidRPr="001C5BFB">
        <w:t xml:space="preserve"> independently — where access to experienced colleagues may be limited.</w:t>
      </w:r>
      <w:r w:rsidR="009C410E">
        <w:t xml:space="preserve"> </w:t>
      </w:r>
      <w:commentRangeStart w:id="0"/>
      <w:commentRangeStart w:id="1"/>
      <w:r w:rsidR="009C410E" w:rsidRPr="003D6B4C">
        <w:t>DevStart aims to address these challenges through open collaboration and community building.</w:t>
      </w:r>
      <w:commentRangeEnd w:id="0"/>
      <w:r w:rsidR="009C410E">
        <w:rPr>
          <w:rStyle w:val="CommentReference"/>
        </w:rPr>
        <w:commentReference w:id="0"/>
      </w:r>
      <w:commentRangeEnd w:id="1"/>
      <w:r w:rsidR="009C410E">
        <w:rPr>
          <w:rStyle w:val="CommentReference"/>
        </w:rPr>
        <w:commentReference w:id="1"/>
      </w:r>
      <w:r w:rsidR="009C410E" w:rsidRPr="00E45F3B">
        <w:t xml:space="preserve"> We see this initiative as the start of a growing community for </w:t>
      </w:r>
      <w:r w:rsidR="009C410E">
        <w:t>cognitive scientists</w:t>
      </w:r>
      <w:r w:rsidR="009C410E" w:rsidRPr="00E45F3B">
        <w:t xml:space="preserve">. If formal guidelines do not yet exist, we can begin by sharing our own workflows, highlighting what has worked well, and helping to shape better practices for the field. </w:t>
      </w:r>
      <w:r w:rsidR="009C410E" w:rsidRPr="001C5BFB">
        <w:t>In this way, we hope to ease the learning curve for future researchers, and to spare them some of the challenges we faced ourselves.</w:t>
      </w:r>
      <w:r w:rsidR="009C410E">
        <w:t xml:space="preserve"> </w:t>
      </w:r>
    </w:p>
    <w:p w14:paraId="39B0EC4B" w14:textId="41654FFB" w:rsidR="00A6650F" w:rsidRPr="00D114B6" w:rsidRDefault="009C410E" w:rsidP="009C410E">
      <w:pPr>
        <w:ind w:firstLine="340"/>
        <w:jc w:val="both"/>
      </w:pPr>
      <w:r>
        <w:t>Since we are developmental cognitive scientists by training, many of our examples focus on developmental populations. At times, we also offer additional advice specifically for developmental scientists, for example on how to best calibrate an eye-tracker with infants. However, this should not discourage all cognitive scientists from using our resources. In fact, working with developmental populations requires the reliance on especially flexible pipelines which can deal with noise and missingness in the data</w:t>
      </w:r>
      <w:r w:rsidR="008D714B">
        <w:t xml:space="preserve"> </w:t>
      </w:r>
      <w:r w:rsidR="008D714B">
        <w:fldChar w:fldCharType="begin"/>
      </w:r>
      <w:r w:rsidR="008D714B">
        <w:instrText xml:space="preserve"> ADDIN ZOTERO_ITEM CSL_CITATION {"citationID":"doaHn6ud","properties":{"formattedCitation":"(Frank et al., 2017; Hessels et al., 2017)","plainCitation":"(Frank et al., 2017; Hessels et al., 2017)","noteIndex":0},"citationItems":[{"id":2414,"uris":["http://zotero.org/users/10009842/items/AILY2QJL"],"itemData":{"id":2414,"type":"article-journal","abstract":"The ideal of scientific progress is that we accumulate measurements and integrate these into theory, but recent discussion of replicability issues has cast doubt on whether psychological research conforms to this model. Developmental research—especially with infant participants—also has discipline‐specific replicability challenges, including small samples and limited measurement methods. Inspired by collaborative replication efforts in cognitive and social psychology, we describe a proposal for assessing and promoting replicability in infancy research: large‐scale, multi‐laboratory replication efforts aiming for a more precise understanding of key developmental phenomena. The ManyBabies project, our instantiation of this proposal, will not only help us estimate how robust and replicable these phenomena are, but also gain new theoretical insights into how they vary across ages, linguistic communities, and measurement methods. This project has the potential for a variety of positive outcomes, including less‐biased estimates of theoretically important effects, estimates of variability that can be used for later study planning, and a series of best‐practices blueprints for future infancy research.","container-title":"Infancy","DOI":"10.1111/infa.12182","ISSN":"1525-0008, 1532-7078","issue":"4","journalAbbreviation":"Infancy","language":"en","page":"421-435","source":"DOI.org (Crossref)","title":"A Collaborative Approach to Infant Research: Promoting Reproducibility, Best Practices, and Theory‐Building","title-short":"A Collaborative Approach to Infant Research","volume":"22","author":[{"family":"Frank","given":"Michael C."},{"family":"Bergelson","given":"Elika"},{"family":"Bergmann","given":"Christina"},{"family":"Cristia","given":"Alejandrina"},{"family":"Floccia","given":"Caroline"},{"family":"Gervain","given":"Judit"},{"family":"Hamlin","given":"J. Kiley"},{"family":"Hannon","given":"Erin E."},{"family":"Kline","given":"Melissa"},{"family":"Levelt","given":"Claartje"},{"family":"Lew‐Williams","given":"Casey"},{"family":"Nazzi","given":"Thierry"},{"family":"Panneton","given":"Robin"},{"family":"Rabagliati","given":"Hugh"},{"family":"Soderstrom","given":"Melanie"},{"family":"Sullivan","given":"Jessica"},{"family":"Waxman","given":"Sandra"},{"family":"Yurovsky","given":"Daniel"}],"issued":{"date-parts":[["2017",7]]}}},{"id":355,"uris":["http://zotero.org/users/10009842/items/5ETNRUZ3"],"itemData":{"id":355,"type":"article-journal","abstract":"Eye-tracking research in infants and older children has gained a lot of momentum over the last decades. Although eye-tracking research in these participant groups has become easier with the advance of the remote eye-tracker, this often comes at the cost of poorer data quality than in research with well-trained adults (Hessels, Andersson, Hooge, Nyström, &amp; Kemner Infancy, 20, 601–633, 2015; Wass, Forssman, &amp; Leppänen Infancy, 19, 427–460, 2014). Current fixation detection algorithms are not built for data from infants and young children. As a result, some researchers have even turned to hand correction of fixation detections (Saez de Urabain, Johnson, &amp; Smith Behavior Research Methods, 47, 53–72, 2015). Here we introduce a fixation detection algorithm—identification by two-means clustering (I2MC)—built specifically for data across a wide range of noise levels and when periods of data loss may occur. We evaluated the I2MC algorithm against seven state-of-the-art event detection algorithms, and report that the I2MC algorithm’s output is the most robust to high noise and data loss levels. The algorithm is automatic, works offline, and is suitable for eye-tracking data recorded with remote or tower-mounted eye-trackers using static stimuli. In addition to application of the I2MC algorithm in eye-tracking research with infants, school children, and certain patient groups, the I2MC algorithm also may be useful when the noise and data loss levels are markedly different between trials, participants, or time points (e.g., longitudinal research).","container-title":"Behavior Research Methods","DOI":"10.3758/s13428-016-0822-1","ISSN":"15543528","issue":"5","note":"publisher: Springer New York LLC","page":"1802-1823","title":"Noise-robust fixation detection in eye movement data: Identification by two-means clustering (I2MC)","volume":"49","author":[{"family":"Hessels","given":"Roy S."},{"family":"Niehorster","given":"Diederick C."},{"family":"Kemner","given":"Chantal"},{"family":"Hooge","given":"Ignace T.C."}],"issued":{"date-parts":[["2017",10,1]]}}}],"schema":"https://github.com/citation-style-language/schema/raw/master/csl-citation.json"} </w:instrText>
      </w:r>
      <w:r w:rsidR="008D714B">
        <w:fldChar w:fldCharType="separate"/>
      </w:r>
      <w:r w:rsidR="008D714B" w:rsidRPr="008D714B">
        <w:rPr>
          <w:rFonts w:ascii="Calibri" w:hAnsi="Calibri" w:cs="Calibri"/>
        </w:rPr>
        <w:t>(Frank et al., 2017; Hessels et al., 2017)</w:t>
      </w:r>
      <w:r w:rsidR="008D714B">
        <w:fldChar w:fldCharType="end"/>
      </w:r>
      <w:r>
        <w:t>. However, these hurdles are familiar to many researchers, for example who works in the field of animal cognition</w:t>
      </w:r>
      <w:r w:rsidR="00047F48">
        <w:t xml:space="preserve"> </w:t>
      </w:r>
      <w:r w:rsidR="00047F48">
        <w:fldChar w:fldCharType="begin"/>
      </w:r>
      <w:r w:rsidR="00047F48">
        <w:instrText xml:space="preserve"> ADDIN ZOTERO_ITEM CSL_CITATION {"citationID":"tDkVy4F1","properties":{"formattedCitation":"(Howard &amp; Barron, 2024)","plainCitation":"(Howard &amp; Barron, 2024)","noteIndex":0},"citationItems":[{"id":2406,"uris":["http://zotero.org/users/10009842/items/ELCIFGQZ"],"itemData":{"id":2406,"type":"article-journal","container-title":"Current Biology","issue":"7","note":"publisher: Elsevier","page":"R294–R300","source":"Google Scholar","title":"Understanding the limits to animal cognition","volume":"34","author":[{"family":"Howard","given":"Scarlett R."},{"family":"Barron","given":"Andrew B."}],"issued":{"date-parts":[["2024"]]}}}],"schema":"https://github.com/citation-style-language/schema/raw/master/csl-citation.json"} </w:instrText>
      </w:r>
      <w:r w:rsidR="00047F48">
        <w:fldChar w:fldCharType="separate"/>
      </w:r>
      <w:r w:rsidR="00047F48" w:rsidRPr="00047F48">
        <w:rPr>
          <w:rFonts w:ascii="Calibri" w:hAnsi="Calibri" w:cs="Calibri"/>
        </w:rPr>
        <w:t>(Howard &amp; Barron, 2024)</w:t>
      </w:r>
      <w:r w:rsidR="00047F48">
        <w:fldChar w:fldCharType="end"/>
      </w:r>
      <w:r w:rsidR="00047F48">
        <w:t xml:space="preserve"> </w:t>
      </w:r>
      <w:r>
        <w:t>or with naturalistic settings</w:t>
      </w:r>
      <w:r w:rsidR="00047F48">
        <w:t xml:space="preserve"> </w:t>
      </w:r>
      <w:r w:rsidR="00047F48">
        <w:fldChar w:fldCharType="begin"/>
      </w:r>
      <w:r w:rsidR="00047F48">
        <w:instrText xml:space="preserve"> ADDIN ZOTERO_ITEM CSL_CITATION {"citationID":"2vyw9xUA","properties":{"formattedCitation":"(Sonkusare et al., 2019)","plainCitation":"(Sonkusare et al., 2019)","noteIndex":0},"citationItems":[{"id":2408,"uris":["http://zotero.org/users/10009842/items/7ZEIK8GS"],"itemData":{"id":2408,"type":"article-journal","container-title":"Trends in cognitive sciences","issue":"8","note":"publisher: Elsevier","page":"699–714","source":"Google Scholar","title":"Naturalistic stimuli in neuroscience: critically acclaimed","title-short":"Naturalistic stimuli in neuroscience","volume":"23","author":[{"family":"Sonkusare","given":"Saurabh"},{"family":"Breakspear","given":"Michael"},{"family":"Guo","given":"Christine"}],"issued":{"date-parts":[["2019"]]}}}],"schema":"https://github.com/citation-style-language/schema/raw/master/csl-citation.json"} </w:instrText>
      </w:r>
      <w:r w:rsidR="00047F48">
        <w:fldChar w:fldCharType="separate"/>
      </w:r>
      <w:r w:rsidR="00047F48" w:rsidRPr="00047F48">
        <w:rPr>
          <w:rFonts w:ascii="Calibri" w:hAnsi="Calibri" w:cs="Calibri"/>
        </w:rPr>
        <w:t>(Sonkusare et al., 2019)</w:t>
      </w:r>
      <w:r w:rsidR="00047F48">
        <w:fldChar w:fldCharType="end"/>
      </w:r>
      <w:r>
        <w:t xml:space="preserve"> that inevitably lead to noisier dataset. Hence, adopting robust pipelines can be beneficial to all cognitive scientists, beyond the ones focusing on development.</w:t>
      </w:r>
    </w:p>
    <w:p w14:paraId="3F8C280A" w14:textId="0CB268A6" w:rsidR="00EF44D8" w:rsidRDefault="00A80205" w:rsidP="00470FB1">
      <w:pPr>
        <w:ind w:firstLine="340"/>
        <w:jc w:val="both"/>
      </w:pPr>
      <w:r>
        <w:t>In t</w:t>
      </w:r>
      <w:r w:rsidR="00A6650F" w:rsidRPr="00D114B6">
        <w:t>his paper</w:t>
      </w:r>
      <w:r>
        <w:t>, we introduce</w:t>
      </w:r>
      <w:r w:rsidR="00A6650F" w:rsidRPr="00D114B6">
        <w:t xml:space="preserve"> DevStart’s </w:t>
      </w:r>
      <w:r>
        <w:t xml:space="preserve">framework giving </w:t>
      </w:r>
      <w:commentRangeStart w:id="2"/>
      <w:r>
        <w:t xml:space="preserve">an overview of the </w:t>
      </w:r>
      <w:r w:rsidR="00EF44D8" w:rsidRPr="00500595">
        <w:t xml:space="preserve">hands-on tutorials that </w:t>
      </w:r>
      <w:commentRangeEnd w:id="2"/>
      <w:r w:rsidR="00E45F3B">
        <w:rPr>
          <w:rStyle w:val="CommentReference"/>
        </w:rPr>
        <w:commentReference w:id="2"/>
      </w:r>
      <w:r>
        <w:t>are available</w:t>
      </w:r>
      <w:r w:rsidR="00EF44D8" w:rsidRPr="00500595">
        <w:t>. These tutorials create meaningful connections between methodology, analysis, and implementation, serving as stepping stones for researchers to develop an integrated understanding of essential research tools and practices.</w:t>
      </w:r>
    </w:p>
    <w:p w14:paraId="5D64F59B" w14:textId="5F0D6CFA" w:rsidR="00F57935" w:rsidRDefault="00E278B6" w:rsidP="00470FB1">
      <w:pPr>
        <w:ind w:firstLine="340"/>
        <w:jc w:val="center"/>
      </w:pPr>
      <w:r w:rsidRPr="00E278B6" w:rsidDel="00E278B6">
        <w:t xml:space="preserve"> </w:t>
      </w:r>
    </w:p>
    <w:p w14:paraId="7BE631FB" w14:textId="3C8B0877" w:rsidR="00F57935" w:rsidRPr="002F08C8" w:rsidRDefault="00CF4493" w:rsidP="00247637">
      <w:pPr>
        <w:jc w:val="both"/>
        <w:rPr>
          <w:sz w:val="20"/>
        </w:rPr>
      </w:pPr>
      <w:r w:rsidRPr="002F08C8">
        <w:rPr>
          <w:b/>
          <w:noProof/>
          <w:sz w:val="20"/>
          <w:lang w:eastAsia="en-GB"/>
        </w:rPr>
        <w:lastRenderedPageBreak/>
        <w:drawing>
          <wp:anchor distT="0" distB="0" distL="114300" distR="114300" simplePos="0" relativeHeight="251658240" behindDoc="0" locked="0" layoutInCell="1" allowOverlap="1" wp14:anchorId="071B8FBB" wp14:editId="30A2636E">
            <wp:simplePos x="0" y="0"/>
            <wp:positionH relativeFrom="margin">
              <wp:align>center</wp:align>
            </wp:positionH>
            <wp:positionV relativeFrom="paragraph">
              <wp:posOffset>0</wp:posOffset>
            </wp:positionV>
            <wp:extent cx="5384800" cy="35452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78"/>
                    <a:stretch/>
                  </pic:blipFill>
                  <pic:spPr bwMode="auto">
                    <a:xfrm>
                      <a:off x="0" y="0"/>
                      <a:ext cx="5384800" cy="3545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C8">
        <w:rPr>
          <w:b/>
          <w:sz w:val="20"/>
        </w:rPr>
        <w:t>Figure 1.</w:t>
      </w:r>
      <w:r w:rsidR="00F345F8">
        <w:rPr>
          <w:sz w:val="20"/>
        </w:rPr>
        <w:t xml:space="preserve"> DevS</w:t>
      </w:r>
      <w:r w:rsidRPr="002F08C8">
        <w:rPr>
          <w:sz w:val="20"/>
        </w:rPr>
        <w:t>tart offers an online guidebook and a forum for cognitive scientists to learn, share, and connect. This community building effort involves researchers and developers, but will widen to the general public as a long-term plan.</w:t>
      </w:r>
    </w:p>
    <w:p w14:paraId="01899058" w14:textId="5002DE0F" w:rsidR="00EF44D8" w:rsidRDefault="00EF44D8" w:rsidP="00470FB1">
      <w:pPr>
        <w:ind w:firstLine="340"/>
        <w:jc w:val="both"/>
      </w:pPr>
    </w:p>
    <w:p w14:paraId="2CA365ED" w14:textId="77DA4052" w:rsidR="00260B80" w:rsidRPr="002F08C8" w:rsidRDefault="00260B80" w:rsidP="002F08C8">
      <w:pPr>
        <w:pStyle w:val="Heading1"/>
        <w:rPr>
          <w:b/>
          <w:bCs/>
          <w:color w:val="000000" w:themeColor="text1"/>
        </w:rPr>
      </w:pPr>
      <w:r w:rsidRPr="002F08C8">
        <w:rPr>
          <w:b/>
          <w:bCs/>
          <w:color w:val="000000" w:themeColor="text1"/>
        </w:rPr>
        <w:t>Installing free programming tools</w:t>
      </w:r>
    </w:p>
    <w:p w14:paraId="48AC68B5" w14:textId="761AC97C" w:rsidR="00AF3214" w:rsidRDefault="00260B80" w:rsidP="00470FB1">
      <w:pPr>
        <w:ind w:firstLine="340"/>
        <w:jc w:val="both"/>
      </w:pPr>
      <w:r>
        <w:t>Only a minority of social sciences researchers have a backgroun</w:t>
      </w:r>
      <w:r w:rsidR="00C446C6">
        <w:t xml:space="preserve">d in data or computer science </w:t>
      </w:r>
      <w:r w:rsidR="00C446C6">
        <w:fldChar w:fldCharType="begin"/>
      </w:r>
      <w:r w:rsidR="00C446C6">
        <w:instrText xml:space="preserve"> ADDIN ZOTERO_ITEM CSL_CITATION {"citationID":"FHFUD9cd","properties":{"formattedCitation":"(Ferrie et al., 2022)","plainCitation":"(Ferrie et al., 2022)","noteIndex":0},"citationItems":[{"id":2398,"uris":["http://zotero.org/users/10009842/items/S3VDAC4U"],"itemData":{"id":2398,"type":"article-journal","note":"publisher: Economic and Social Research Council (ESRC)","source":"Google Scholar","title":"Scoping the skills needs in the social sciences to support data driven research","URL":"https://eprints.gla.ac.uk/289150/","author":[{"family":"Ferrie","given":"Jo"},{"family":"Wain","given":"Martin"},{"family":"Gallacher","given":"Simon"},{"family":"Brown","given":"Eleanor"},{"family":"Allinson","given":"Rebecca"},{"family":"Kolarz","given":"Peter"},{"family":"MacInnes","given":"John"},{"family":"Sutinen","given":"Laura"},{"family":"Cimatti","given":"Rita"}],"accessed":{"date-parts":[["2025",5,5]]},"issued":{"date-parts":[["2022"]]}}}],"schema":"https://github.com/citation-style-language/schema/raw/master/csl-citation.json"} </w:instrText>
      </w:r>
      <w:r w:rsidR="00C446C6">
        <w:fldChar w:fldCharType="separate"/>
      </w:r>
      <w:r w:rsidR="00C446C6" w:rsidRPr="00C446C6">
        <w:rPr>
          <w:rFonts w:ascii="Calibri" w:hAnsi="Calibri" w:cs="Calibri"/>
        </w:rPr>
        <w:t>(Ferrie et al., 2022)</w:t>
      </w:r>
      <w:r w:rsidR="00C446C6">
        <w:fldChar w:fldCharType="end"/>
      </w:r>
      <w:r>
        <w:t>. While an increasing number of universities integrate programming courses into psychology</w:t>
      </w:r>
      <w:r w:rsidR="00486CE6">
        <w:t xml:space="preserve"> and cognitive science degrees</w:t>
      </w:r>
      <w:r>
        <w:t xml:space="preserve">, this is not always the case. Hence, the very first hurdle encountered by researchers is to even properly install programming languages. Instructions are often made for experts, and navigating among all the available options can be daunting. For this reason, our guidebook starts with guidelines on how to install free programming software. More specifically, we chose to focus on Python and R. </w:t>
      </w:r>
    </w:p>
    <w:p w14:paraId="2AAC6832" w14:textId="597C24B7" w:rsidR="00AF3214" w:rsidRDefault="00260B80" w:rsidP="00470FB1">
      <w:pPr>
        <w:ind w:firstLine="340"/>
        <w:jc w:val="both"/>
      </w:pPr>
      <w:r>
        <w:t>These two languages are completely free of costs, have reliable documentation, and regular updates. Thanks t</w:t>
      </w:r>
      <w:r w:rsidR="00486CE6">
        <w:t xml:space="preserve">o Psychopy </w:t>
      </w:r>
      <w:r w:rsidR="00486CE6">
        <w:fldChar w:fldCharType="begin"/>
      </w:r>
      <w:r w:rsidR="00C422D9">
        <w:instrText xml:space="preserve"> ADDIN ZOTERO_ITEM CSL_CITATION {"citationID":"llbvGD3F","properties":{"formattedCitation":"(Peirce et al., 2019, p. 2)","plainCitation":"(Peirce et al., 2019, p. 2)","dontUpdate":true,"noteIndex":0},"citationItems":[{"id":252,"uris":["http://zotero.org/users/10009842/items/X2YICMML"],"itemData":{"id":252,"type":"article-journal","abstract":"PsychoPy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 Methods","language":"eng","note":"PMID: 30734206\nPMCID: PMC6420413","page":"195-203","source":"PubMed","title":"PsychoPy2: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Kristoffer"}],"issued":{"date-parts":[["2019",2]]}},"locator":"2"}],"schema":"https://github.com/citation-style-language/schema/raw/master/csl-citation.json"} </w:instrText>
      </w:r>
      <w:r w:rsidR="00486CE6">
        <w:fldChar w:fldCharType="separate"/>
      </w:r>
      <w:r w:rsidR="00486CE6">
        <w:rPr>
          <w:rFonts w:ascii="Calibri" w:hAnsi="Calibri" w:cs="Calibri"/>
        </w:rPr>
        <w:t>(Peirce et al., 2019</w:t>
      </w:r>
      <w:r w:rsidR="00486CE6" w:rsidRPr="00486CE6">
        <w:rPr>
          <w:rFonts w:ascii="Calibri" w:hAnsi="Calibri" w:cs="Calibri"/>
        </w:rPr>
        <w:t>)</w:t>
      </w:r>
      <w:r w:rsidR="00486CE6">
        <w:fldChar w:fldCharType="end"/>
      </w:r>
      <w:r w:rsidR="00486CE6">
        <w:t xml:space="preserve"> and other libraries</w:t>
      </w:r>
      <w:r>
        <w:t xml:space="preserve">, we find Python to be superior to any other language when it comes to build experimental paradigms, display visual or auditory stimuli, and interact with other equipment such as eye-tracking, EEG, or fNIRS devices. On the other hand, R remains indubitably the best language for performing statistical analyses thanks to the vast and very active community of </w:t>
      </w:r>
      <w:r w:rsidR="00AF3214">
        <w:t>statisticians, which developed highly useful collection</w:t>
      </w:r>
      <w:r w:rsidR="00486CE6">
        <w:t xml:space="preserve"> of packages such as easystats </w:t>
      </w:r>
      <w:r w:rsidR="00486CE6">
        <w:fldChar w:fldCharType="begin"/>
      </w:r>
      <w:r w:rsidR="00486CE6">
        <w:instrText xml:space="preserve"> ADDIN ZOTERO_ITEM CSL_CITATION {"citationID":"ZjNNVCpb","properties":{"formattedCitation":"(L\\uc0\\u252{}decke et al., 2019)","plainCitation":"(Lüdecke et al., 2019)","noteIndex":0},"citationItems":[{"id":2396,"uris":["http://zotero.org/users/10009842/items/9V3E4XAC"],"itemData":{"id":2396,"type":"article-journal","container-title":"Journal of Open Source Software","DOI":"10.21105/joss.01412","ISSN":"2475-9066","issue":"38","journalAbbreviation":"JOSS","license":"http://creativecommons.org/licenses/by/4.0/","page":"1412","source":"DOI.org (Crossref)","title":"insight: A Unified Interface to Access Information from Model Objects in R","title-short":"insight","volume":"4","author":[{"family":"Lüdecke","given":"Daniel"},{"family":"Waggoner","given":"Philip"},{"family":"Makowski","given":"Dominique"}],"issued":{"date-parts":[["2019",6,25]]}}}],"schema":"https://github.com/citation-style-language/schema/raw/master/csl-citation.json"} </w:instrText>
      </w:r>
      <w:r w:rsidR="00486CE6">
        <w:fldChar w:fldCharType="separate"/>
      </w:r>
      <w:r w:rsidR="00486CE6" w:rsidRPr="00486CE6">
        <w:rPr>
          <w:rFonts w:ascii="Calibri" w:hAnsi="Calibri" w:cs="Calibri"/>
          <w:szCs w:val="24"/>
        </w:rPr>
        <w:t>(Lüdecke et al., 2019)</w:t>
      </w:r>
      <w:r w:rsidR="00486CE6">
        <w:fldChar w:fldCharType="end"/>
      </w:r>
      <w:r w:rsidR="00AF3214">
        <w:t>.</w:t>
      </w:r>
    </w:p>
    <w:p w14:paraId="314C6BCB" w14:textId="09429B3A" w:rsidR="00260B80" w:rsidRDefault="00AF3214" w:rsidP="00470FB1">
      <w:pPr>
        <w:ind w:firstLine="340"/>
        <w:jc w:val="both"/>
      </w:pPr>
      <w:r>
        <w:t xml:space="preserve">Given that even the very first steps on how to install these programming languages are often unclear, we made a flowchart </w:t>
      </w:r>
      <w:r w:rsidR="00260B80">
        <w:t>that guides people though the installation process with as much clar</w:t>
      </w:r>
      <w:r w:rsidR="006C4421">
        <w:t>ity and simplicity as possible (Figure 2). T</w:t>
      </w:r>
      <w:r w:rsidR="00260B80">
        <w:t>hese instructions might change over time depending on updates in computers (e.g., chips) or softwares (e.g., new python release</w:t>
      </w:r>
      <w:r>
        <w:t>s</w:t>
      </w:r>
      <w:r w:rsidR="00260B80">
        <w:t>) but we commit to keeping them up to date on the website for the foreseeable future</w:t>
      </w:r>
      <w:r>
        <w:t>.</w:t>
      </w:r>
    </w:p>
    <w:p w14:paraId="69ED5AE2" w14:textId="51C47E52" w:rsidR="00486CE6" w:rsidRDefault="00486CE6" w:rsidP="00470FB1">
      <w:pPr>
        <w:ind w:firstLine="340"/>
        <w:jc w:val="both"/>
      </w:pPr>
    </w:p>
    <w:p w14:paraId="5B8AAB92" w14:textId="6E05D891" w:rsidR="00CF4493" w:rsidRDefault="00486CE6" w:rsidP="00C446C6">
      <w:pPr>
        <w:jc w:val="both"/>
      </w:pPr>
      <w:del w:id="3" w:author="Tommaso Ghilardi (Staff)" w:date="2025-07-15T16:22:00Z" w16du:dateUtc="2025-07-15T15:22:00Z">
        <w:r w:rsidRPr="00C446C6">
          <w:rPr>
            <w:b/>
            <w:noProof/>
            <w:lang w:eastAsia="en-GB"/>
          </w:rPr>
          <w:lastRenderedPageBreak/>
          <w:drawing>
            <wp:anchor distT="0" distB="0" distL="114300" distR="114300" simplePos="0" relativeHeight="251662336" behindDoc="0" locked="0" layoutInCell="1" allowOverlap="1" wp14:anchorId="71522158" wp14:editId="76D611BF">
              <wp:simplePos x="0" y="0"/>
              <wp:positionH relativeFrom="margin">
                <wp:align>center</wp:align>
              </wp:positionH>
              <wp:positionV relativeFrom="paragraph">
                <wp:posOffset>0</wp:posOffset>
              </wp:positionV>
              <wp:extent cx="4629150" cy="8310245"/>
              <wp:effectExtent l="0" t="0" r="0" b="0"/>
              <wp:wrapTopAndBottom/>
              <wp:docPr id="153947997" name="Picture 15394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8310245"/>
                      </a:xfrm>
                      <a:prstGeom prst="rect">
                        <a:avLst/>
                      </a:prstGeom>
                      <a:noFill/>
                    </pic:spPr>
                  </pic:pic>
                </a:graphicData>
              </a:graphic>
              <wp14:sizeRelH relativeFrom="margin">
                <wp14:pctWidth>0</wp14:pctWidth>
              </wp14:sizeRelH>
              <wp14:sizeRelV relativeFrom="margin">
                <wp14:pctHeight>0</wp14:pctHeight>
              </wp14:sizeRelV>
            </wp:anchor>
          </w:drawing>
        </w:r>
      </w:del>
      <w:ins w:id="4" w:author="Tommaso Ghilardi (Staff)" w:date="2025-07-15T16:22:00Z" w16du:dateUtc="2025-07-15T15:22:00Z">
        <w:r w:rsidRPr="00C446C6">
          <w:rPr>
            <w:b/>
            <w:noProof/>
            <w:lang w:eastAsia="en-GB"/>
          </w:rPr>
          <w:drawing>
            <wp:anchor distT="0" distB="0" distL="114300" distR="114300" simplePos="0" relativeHeight="251659264" behindDoc="0" locked="0" layoutInCell="1" allowOverlap="1" wp14:anchorId="10742F17" wp14:editId="14F678D1">
              <wp:simplePos x="0" y="0"/>
              <wp:positionH relativeFrom="margin">
                <wp:posOffset>628650</wp:posOffset>
              </wp:positionH>
              <wp:positionV relativeFrom="paragraph">
                <wp:posOffset>0</wp:posOffset>
              </wp:positionV>
              <wp:extent cx="4474845" cy="79343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524"/>
                      <a:stretch/>
                    </pic:blipFill>
                    <pic:spPr bwMode="auto">
                      <a:xfrm>
                        <a:off x="0" y="0"/>
                        <a:ext cx="4474845" cy="793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C446C6" w:rsidRPr="00C446C6">
        <w:rPr>
          <w:b/>
        </w:rPr>
        <w:t>Figure 2. A flowchart to get started with scientific programming.</w:t>
      </w:r>
      <w:r w:rsidR="00C446C6">
        <w:t xml:space="preserve"> By following the flowchart depending on specific needs and available resources, we guide researchers throughout the process of installing free open-source software for programming.</w:t>
      </w:r>
    </w:p>
    <w:p w14:paraId="2448A733" w14:textId="77777777" w:rsidR="00AF3214" w:rsidRPr="002F08C8" w:rsidRDefault="00AF3214" w:rsidP="002F08C8">
      <w:pPr>
        <w:pStyle w:val="Heading1"/>
        <w:rPr>
          <w:b/>
          <w:bCs/>
          <w:color w:val="000000" w:themeColor="text1"/>
        </w:rPr>
      </w:pPr>
      <w:r w:rsidRPr="002F08C8">
        <w:rPr>
          <w:b/>
          <w:bCs/>
          <w:color w:val="000000" w:themeColor="text1"/>
        </w:rPr>
        <w:lastRenderedPageBreak/>
        <w:t>Building an experimental paradigm</w:t>
      </w:r>
    </w:p>
    <w:p w14:paraId="5E95C135" w14:textId="117C0361" w:rsidR="00AF3214" w:rsidRDefault="00AF3214" w:rsidP="00470FB1">
      <w:pPr>
        <w:ind w:firstLine="340"/>
        <w:jc w:val="both"/>
      </w:pPr>
      <w:r>
        <w:t xml:space="preserve">We believe that research should start from a strong theoretical foundation. Theories about how the mind or the brain work lead to generating specific, clear hypotheses which can be then tested empirically. In this perspective, the experimental side of research, where data is collected to verify or confute existing hypotheses, is of paramount importance. Within cognitive (neuro)science, many practical ways to test existing hypotheses exist, such as </w:t>
      </w:r>
      <w:commentRangeStart w:id="5"/>
      <w:r>
        <w:t>behavioural, eye-tracking, and neurophysiological tools</w:t>
      </w:r>
      <w:r w:rsidR="00561159">
        <w:t xml:space="preserve"> </w:t>
      </w:r>
      <w:r w:rsidR="00561159">
        <w:fldChar w:fldCharType="begin"/>
      </w:r>
      <w:r w:rsidR="00561159">
        <w:instrText xml:space="preserve"> ADDIN ZOTERO_ITEM CSL_CITATION {"citationID":"tAgqvHuW","properties":{"formattedCitation":"(Purves et al., 2013)","plainCitation":"(Purves et al., 2013)","noteIndex":0},"citationItems":[{"id":2399,"uris":["http://zotero.org/users/10009842/items/UXDW92WN"],"itemData":{"id":2399,"type":"book","collection-number":"3","publisher":"Sinauer Associates Sunderland, MA","source":"Google Scholar","title":"Principles of cognitive neuroscience","URL":"https://www.researchgate.net/profile/Audrey-Turchick/publication/274734343_Pediatric_Imaging_Essentials_Radiography_Ultrasound_CT_and_MRI_in_Neonates_and_Children/links/5810b00008aef2ef97b2ca3e/Pediatric-Imaging-Essentials-Radiography-Ultrasound-CT-and-MRI-in-Neonates-and-Children.pdf","volume":"83","author":[{"family":"Purves","given":"Dale"},{"family":"Cabeza","given":"Roberto"},{"family":"Huettel","given":"Scott A."},{"family":"Platt","given":"Michael L."},{"family":"LaBar","given":"Kevin S."},{"family":"Woldorff","given":"Marty G."}],"accessed":{"date-parts":[["2025",5,5]]},"issued":{"date-parts":[["2013"]]}}}],"schema":"https://github.com/citation-style-language/schema/raw/master/csl-citation.json"} </w:instrText>
      </w:r>
      <w:r w:rsidR="00561159">
        <w:fldChar w:fldCharType="separate"/>
      </w:r>
      <w:r w:rsidR="00561159" w:rsidRPr="00561159">
        <w:rPr>
          <w:rFonts w:ascii="Calibri" w:hAnsi="Calibri" w:cs="Calibri"/>
        </w:rPr>
        <w:t>(Purves et al., 2013)</w:t>
      </w:r>
      <w:r w:rsidR="00561159">
        <w:fldChar w:fldCharType="end"/>
      </w:r>
      <w:commentRangeEnd w:id="5"/>
      <w:r w:rsidR="00561159">
        <w:rPr>
          <w:rStyle w:val="CommentReference"/>
        </w:rPr>
        <w:commentReference w:id="5"/>
      </w:r>
      <w:r>
        <w:t>.</w:t>
      </w:r>
      <w:r w:rsidR="00A2303D">
        <w:t xml:space="preserve"> However, an aspect that underlies all of these tools is the existence of an experimental paradigm: A specific set of stimuli or experimental conditions that allows to tear apart or test different hypotheses.</w:t>
      </w:r>
    </w:p>
    <w:p w14:paraId="3C25BF70" w14:textId="131F472E" w:rsidR="003702C5" w:rsidRDefault="00A2303D" w:rsidP="00470FB1">
      <w:pPr>
        <w:ind w:firstLine="340"/>
        <w:jc w:val="both"/>
      </w:pPr>
      <w:r>
        <w:t>Here (and on the DevStart website</w:t>
      </w:r>
      <w:r w:rsidR="004B2C50">
        <w:t xml:space="preserve">, see </w:t>
      </w:r>
      <w:ins w:id="6" w:author="Tommaso Ghilardi (Staff)" w:date="2025-07-15T16:29:00Z" w16du:dateUtc="2025-07-15T15:29:00Z">
        <w:r w:rsidR="008A698F">
          <w:fldChar w:fldCharType="begin"/>
        </w:r>
        <w:r w:rsidR="008A698F">
          <w:instrText>HYPERLINK "</w:instrText>
        </w:r>
      </w:ins>
      <w:ins w:id="7" w:author="Tommaso Ghilardi (Staff)" w:date="2025-07-15T16:26:00Z" w16du:dateUtc="2025-07-15T15:26:00Z">
        <w:r w:rsidR="008A698F" w:rsidRPr="008A698F">
          <w:instrText>http://devstart.org/</w:instrText>
        </w:r>
        <w:r w:rsidR="008A698F">
          <w:instrText xml:space="preserve"> </w:instrText>
        </w:r>
      </w:ins>
      <w:ins w:id="8" w:author="Tommaso Ghilardi (Staff)" w:date="2025-07-15T16:29:00Z" w16du:dateUtc="2025-07-15T15:29:00Z">
        <w:r w:rsidR="008A698F">
          <w:instrText>"</w:instrText>
        </w:r>
        <w:r w:rsidR="008A698F">
          <w:fldChar w:fldCharType="separate"/>
        </w:r>
      </w:ins>
      <w:ins w:id="9" w:author="Tommaso Ghilardi (Staff)" w:date="2025-07-15T16:26:00Z" w16du:dateUtc="2025-07-15T15:26:00Z">
        <w:r w:rsidR="008A698F" w:rsidRPr="00F460C1">
          <w:rPr>
            <w:rStyle w:val="Hyperlink"/>
          </w:rPr>
          <w:t>http://devstart.org/</w:t>
        </w:r>
        <w:r w:rsidR="008A698F" w:rsidRPr="00F460C1">
          <w:rPr>
            <w:rStyle w:val="Hyperlink"/>
          </w:rPr>
          <w:t xml:space="preserve"> </w:t>
        </w:r>
      </w:ins>
      <w:del w:id="10" w:author="Tommaso Ghilardi (Staff)" w:date="2025-07-15T16:26:00Z" w16du:dateUtc="2025-07-15T15:26:00Z">
        <w:r w:rsidR="008A698F" w:rsidRPr="008A698F" w:rsidDel="008A698F">
          <w:rPr>
            <w:rStyle w:val="Hyperlink"/>
          </w:rPr>
          <w:delText>tinyurl.com/devstarthome</w:delText>
        </w:r>
      </w:del>
      <w:ins w:id="11" w:author="Tommaso Ghilardi (Staff)" w:date="2025-07-15T16:29:00Z" w16du:dateUtc="2025-07-15T15:29:00Z">
        <w:r w:rsidR="008A698F">
          <w:fldChar w:fldCharType="end"/>
        </w:r>
      </w:ins>
      <w:r w:rsidR="004B2C50">
        <w:t xml:space="preserve">; </w:t>
      </w:r>
      <w:r w:rsidR="004B2C50">
        <w:fldChar w:fldCharType="begin"/>
      </w:r>
      <w:r w:rsidR="00C422D9">
        <w:instrText xml:space="preserve"> ADDIN ZOTERO_ITEM CSL_CITATION {"citationID":"CC43pfQO","properties":{"formattedCitation":"(Ghilardi et al., 2024)","plainCitation":"(Ghilardi et al., 2024)","dontUpdate":true,"noteIndex":0},"citationItems":[{"id":2410,"uris":["http://zotero.org/users/10009842/items/D63GQUYF"],"itemData":{"id":2410,"type":"software","abstract":"First release to support DOI.","note":"DOI: 10.5281/zenodo.13361296","publisher":"Zenodo","source":"Zenodo","title":"TommasoGhilardi/DevStart: TIE","title-short":"TommasoGhilardi/DevStart","URL":"https://zenodo.org/records/13361296","version":"v1.0.0","author":[{"family":"Ghilardi","given":"Tommaso"},{"family":"Poli","given":"Francesco"},{"family":"Serino","given":"Giulia"}],"accessed":{"date-parts":[["2025",5,7]]},"issued":{"date-parts":[["2024",8,22]]}}}],"schema":"https://github.com/citation-style-language/schema/raw/master/csl-citation.json"} </w:instrText>
      </w:r>
      <w:r w:rsidR="004B2C50">
        <w:fldChar w:fldCharType="separate"/>
      </w:r>
      <w:r w:rsidR="004B2C50" w:rsidRPr="004B2C50">
        <w:rPr>
          <w:rFonts w:ascii="Calibri" w:hAnsi="Calibri" w:cs="Calibri"/>
        </w:rPr>
        <w:t>Ghilardi et al., 2024)</w:t>
      </w:r>
      <w:r w:rsidR="004B2C50">
        <w:fldChar w:fldCharType="end"/>
      </w:r>
      <w:r>
        <w:t>, we give a simple example of an experimental paradigm. However, we want to stress that the aim of the tutorials is to give researchers the tools which would allow them to generate any other paradigm, going beyond the specifics of our example. What we hope researchers to focus on are not the details of this paradigm, but the flexibility that Python and Psychopy afford when it comes to code virtually anything.</w:t>
      </w:r>
    </w:p>
    <w:p w14:paraId="68344D31" w14:textId="60B0F211" w:rsidR="007B41D9" w:rsidRDefault="00A2303D" w:rsidP="00470FB1">
      <w:pPr>
        <w:ind w:firstLine="340"/>
        <w:jc w:val="both"/>
      </w:pPr>
      <w:r>
        <w:t>This experimental paradigm will be used across the rest of the DevStart tutorials. This point is crucial, because it allows us to show how to go from designing a specific study to every other aspect of the research process: collecting data, pre-processing it, analysing it, and interpreting it.</w:t>
      </w:r>
      <w:r w:rsidR="003702C5">
        <w:t xml:space="preserve"> </w:t>
      </w:r>
      <w:r w:rsidR="007B41D9">
        <w:t>Let’s imagine we would want to investigate the mechanisms underlying</w:t>
      </w:r>
      <w:r w:rsidR="003702C5">
        <w:t xml:space="preserve"> infants’ curiosity. Current theories of curiosity argue that </w:t>
      </w:r>
      <w:r w:rsidR="007B41D9">
        <w:t>more attention is allocated towards stimuli that offer greater learning opportunities</w:t>
      </w:r>
      <w:r w:rsidR="00B07187">
        <w:t xml:space="preserve"> </w:t>
      </w:r>
      <w:r w:rsidR="00B07187">
        <w:fldChar w:fldCharType="begin"/>
      </w:r>
      <w:r w:rsidR="00B07187">
        <w:instrText xml:space="preserve"> ADDIN ZOTERO_ITEM CSL_CITATION {"citationID":"R1Ck4XKS","properties":{"formattedCitation":"(Gottlieb &amp; Oudeyer, 2018; Poli et al., 2024)","plainCitation":"(Gottlieb &amp; Oudeyer, 2018; Poli et al., 2024)","noteIndex":0},"citationItems":[{"id":587,"uris":["http://zotero.org/users/10009842/items/GIMFK6PY"],"itemData":{"id":587,"type":"article-journal","abstract":"In natural behaviour, animals actively interrogate their environments using endogenously generated 'question-and-answer' strategies. However, in laboratory settings participants typically engage with externally imposed stimuli and tasks, and the mechanisms of active sampling remain poorly understood. We review a nascent neuroscientific literature that examines active-sampling policies and their relation to attention and curiosity. We distinguish between information sampling, in which organisms reduce uncertainty relevant to a familiar task, and information search, in which they investigate in an open-ended fashion to discover new tasks. We review evidence that both sampling and search depend on individual preferences over cognitive states, including attitudes towards uncertainty, learning progress and types of information. We propose that, although these preferences are non-instrumental and can on occasion interfere with external goals, they are important heuristics that allow organisms to cope with the high complexity of both sampling and search, and generate curiosity-driven investigations in large, open environments in which rewards are sparse and ex ante unknown.","container-title":"Nature Reviews. Neuroscience","DOI":"10.1038/s41583-018-0078-0","ISSN":"1471-0048","issue":"12","journalAbbreviation":"Nat Rev Neurosci","language":"eng","note":"PMID: 30397322","page":"758-770","source":"PubMed","title":"Towards a neuroscience of active sampling and curiosity","volume":"19","author":[{"family":"Gottlieb","given":"Jacqueline"},{"family":"Oudeyer","given":"Pierre-Yves"}],"issued":{"date-parts":[["2018",12]]}}},{"id":1968,"uris":["http://zotero.org/users/10009842/items/TIMHNTLE"],"itemData":{"id":1968,"type":"article-journal","container-title":"Trends in Cognitive Sciences","issue":"5","note":"publisher: Elsevier","page":"441–453","source":"Google Scholar","title":"Curiosity and the dynamics of optimal exploration","volume":"28","author":[{"family":"Poli","given":"Francesco"},{"family":"O’Reilly","given":"Jill X."},{"family":"Mars","given":"Rogier B."},{"family":"Hunnius","given":"Sabine"}],"issued":{"date-parts":[["2024"]]}}}],"schema":"https://github.com/citation-style-language/schema/raw/master/csl-citation.json"} </w:instrText>
      </w:r>
      <w:r w:rsidR="00B07187">
        <w:fldChar w:fldCharType="separate"/>
      </w:r>
      <w:r w:rsidR="00B07187" w:rsidRPr="00B07187">
        <w:rPr>
          <w:rFonts w:ascii="Calibri" w:hAnsi="Calibri" w:cs="Calibri"/>
        </w:rPr>
        <w:t>(Gottlieb &amp; Oudeyer, 2018; Poli et al., 2024)</w:t>
      </w:r>
      <w:r w:rsidR="00B07187">
        <w:fldChar w:fldCharType="end"/>
      </w:r>
      <w:r w:rsidR="007B41D9">
        <w:t>. We might want to test whether this is indeed the case starting from infancy. More specifically, our hypothesis could be that infants should be more motivated to predict when and where a target stimulus will appear if they can learn more from it.</w:t>
      </w:r>
    </w:p>
    <w:p w14:paraId="73B71FB9" w14:textId="504BA530" w:rsidR="00641C2E" w:rsidRDefault="007B41D9" w:rsidP="00470FB1">
      <w:pPr>
        <w:ind w:firstLine="340"/>
        <w:jc w:val="both"/>
      </w:pPr>
      <w:r>
        <w:t xml:space="preserve">To do this, we devised a very simple paradigm in which two cue stimuli (either a circle or a square) reliably predict the location of the following target stimulus (either on the right or on the left, respectively). Crucially, we will manipulate how much they can learn from these two target stimuli. The stimulus associated with the circle will be visually complex, and it will thus offer many components which infants can slowly unpack and learn about. The stimulus associated with the square will be visually simple, and it will thus offer very little to learn. The exact paradigm is illustrated in Figure </w:t>
      </w:r>
      <w:r w:rsidR="006C4421">
        <w:t>3</w:t>
      </w:r>
      <w:r>
        <w:t>. Please not that we generated a very simple paradigm for educational purposes, and this is thus not fit for a robust, fully-fledged experimental inquiry.</w:t>
      </w:r>
    </w:p>
    <w:p w14:paraId="0B961C48" w14:textId="756811A7" w:rsidR="000E7816" w:rsidRPr="006C4421" w:rsidRDefault="006C4421" w:rsidP="006C4421">
      <w:pPr>
        <w:jc w:val="both"/>
        <w:rPr>
          <w:sz w:val="20"/>
        </w:rPr>
      </w:pPr>
      <w:r w:rsidRPr="006C4421">
        <w:rPr>
          <w:b/>
          <w:noProof/>
          <w:sz w:val="20"/>
          <w:lang w:eastAsia="en-GB"/>
        </w:rPr>
        <w:lastRenderedPageBreak/>
        <w:drawing>
          <wp:anchor distT="0" distB="0" distL="114300" distR="114300" simplePos="0" relativeHeight="251660288" behindDoc="0" locked="0" layoutInCell="1" allowOverlap="1" wp14:anchorId="4AF7A3FA" wp14:editId="2737B5B9">
            <wp:simplePos x="0" y="0"/>
            <wp:positionH relativeFrom="margin">
              <wp:align>left</wp:align>
            </wp:positionH>
            <wp:positionV relativeFrom="paragraph">
              <wp:posOffset>0</wp:posOffset>
            </wp:positionV>
            <wp:extent cx="5692775" cy="420941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1835"/>
                    <a:stretch/>
                  </pic:blipFill>
                  <pic:spPr bwMode="auto">
                    <a:xfrm>
                      <a:off x="0" y="0"/>
                      <a:ext cx="5692775" cy="4209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2" w:name="_Hlk201517397"/>
      <w:r w:rsidRPr="006C4421">
        <w:rPr>
          <w:b/>
          <w:sz w:val="20"/>
        </w:rPr>
        <w:t xml:space="preserve">Figure 3. An example experimental paradigm. </w:t>
      </w:r>
      <w:r w:rsidRPr="006C4421">
        <w:rPr>
          <w:sz w:val="20"/>
        </w:rPr>
        <w:t>After a fixation stimulus appears in the centre of the screen, a cue follows. The cue can either be a square or a diamond. The square always signals the appearance of a low-complexity stimulus on the left side of the screen, and the diamond always signals the appearance of a high-complexity stimulus on the right side of the screen. Hence, the cues are predictive both of the target stimuli’s location and their complexity. With this paradigm, we can measure pupil size while looking at the cues, the saccadic latency (or eye reaction time) when the target stimulus appears, and how long participants look at the target stimulus on each trial</w:t>
      </w:r>
      <w:bookmarkEnd w:id="12"/>
      <w:r w:rsidRPr="006C4421">
        <w:rPr>
          <w:sz w:val="20"/>
        </w:rPr>
        <w:t>.</w:t>
      </w:r>
    </w:p>
    <w:p w14:paraId="32370C0E" w14:textId="13689C88" w:rsidR="007B41D9" w:rsidRDefault="007B41D9" w:rsidP="00470FB1">
      <w:pPr>
        <w:ind w:firstLine="340"/>
        <w:jc w:val="both"/>
      </w:pPr>
      <w:commentRangeStart w:id="13"/>
      <w:r>
        <w:t>Crucially, we can collect multiple measures to test our hypothesis. In other words, we can make more specific predictions about how our hypothesis (i.e., that infants will be more motivated to predict the location of the more complex stimulus</w:t>
      </w:r>
      <w:r w:rsidR="0032754D">
        <w:t>) will be tested. First, infants usually become faster over time at predicting the target location when the cue stimulus is presented</w:t>
      </w:r>
      <w:r w:rsidR="00B07187">
        <w:t xml:space="preserve"> </w:t>
      </w:r>
      <w:r w:rsidR="00B07187">
        <w:fldChar w:fldCharType="begin"/>
      </w:r>
      <w:r w:rsidR="00B07187">
        <w:instrText xml:space="preserve"> ADDIN ZOTERO_ITEM CSL_CITATION {"citationID":"fCHYks94","properties":{"formattedCitation":"(Poli et al., 2020; Romberg &amp; Saffran, 2012)","plainCitation":"(Poli et al., 2020; Romberg &amp; Saffran, 2012)","noteIndex":0},"citationItems":[{"id":168,"uris":["http://zotero.org/users/10009842/items/K9ASCJTJ"],"itemData":{"id":168,"type":"article-journal","container-title":"Science advances","issue":"39","note":"publisher: American Association for the Advancement of Science","page":"eabb5053","source":"Google Scholar","title":"Infants tailor their attention to maximize learning","volume":"6","author":[{"family":"Poli","given":"F."},{"family":"Serino","given":"G."},{"family":"Mars","given":"R. B."},{"family":"Hunnius","given":"S."}],"issued":{"date-parts":[["2020"]]}}},{"id":96,"uris":["http://zotero.org/users/10009842/items/9N6CITJZ"],"itemData":{"id":96,"type":"article-journal","abstract":"Across the first few years of life, infants readily extract many kinds of regularities from their environment, and this ability is thought to be central to development in a number of domains. Numerous studies have documented infants' ability to recognize deterministic sequential patterns. However, little is known about the processes infants use to build and update representations of structure in time, and how infants represent patterns that are not completely predictable. The present study investigated how infants' expectations fora simple structure develope over time, and how infants update their representations with new information. We measured 12-month-old infants' anticipatory eye movements to targets that appeared in one of two possible locations. During the initial phase of the experiment, infants either saw targets that appeared consistently in the same location (Deterministic condition) or probabilistically in either location, with one side more frequent than the other (Probabilistic condition). After this initial divergent experience, both groups saw the same sequence of trials for the rest of the experiment. The results show that infants readily learn from both deterministic and probabilistic input, with infants in both conditions reliably predicting the most likely target location by the end of the experiment. Local context had a large influence on behavior: infants adjusted their predictions to reflect changes in the target location on the previous trial. This flexibility was particularly evident in infants with more variable prior experience (the Probabilistic condition). The results provide some of the first data showing how infants learn in real time.","container-title":"Frontiers in Psychology","DOI":"10.3389/fpsyg.2012.00610","ISSN":"1664-1078","journalAbbreviation":"Front Psychol","language":"eng","note":"PMID: 23439947\nPMCID: PMC3578736","page":"610","source":"PubMed","title":"Expectancy learning from probabilistic input by infants","volume":"3","author":[{"family":"Romberg","given":"Alexa R."},{"family":"Saffran","given":"Jenny R."}],"issued":{"date-parts":[["2012"]]}}}],"schema":"https://github.com/citation-style-language/schema/raw/master/csl-citation.json"} </w:instrText>
      </w:r>
      <w:r w:rsidR="00B07187">
        <w:fldChar w:fldCharType="separate"/>
      </w:r>
      <w:r w:rsidR="00B07187" w:rsidRPr="00B07187">
        <w:rPr>
          <w:rFonts w:ascii="Calibri" w:hAnsi="Calibri" w:cs="Calibri"/>
        </w:rPr>
        <w:t>(Poli et al., 2020; Romberg &amp; Saffran, 2012)</w:t>
      </w:r>
      <w:r w:rsidR="00B07187">
        <w:fldChar w:fldCharType="end"/>
      </w:r>
      <w:r w:rsidR="0032754D">
        <w:t>. However, if our hypothesis is correct, they should display this pattern more so for the circle-complex stimulus association than for the square-simple stimulus one. Second, infants tend to look longer at stimuli they are more interested in</w:t>
      </w:r>
      <w:r w:rsidR="00B07187">
        <w:t xml:space="preserve"> </w:t>
      </w:r>
      <w:r w:rsidR="00B07187">
        <w:fldChar w:fldCharType="begin"/>
      </w:r>
      <w:r w:rsidR="00B07187">
        <w:instrText xml:space="preserve"> ADDIN ZOTERO_ITEM CSL_CITATION {"citationID":"uP33yvDM","properties":{"formattedCitation":"(Stahl &amp; Feigenson, 2017)","plainCitation":"(Stahl &amp; Feigenson, 2017)","noteIndex":0},"citationItems":[{"id":205,"uris":["http://zotero.org/users/10009842/items/KYGWMDCF"],"itemData":{"id":205,"type":"article-journal","abstract":"Children, including infants, have expectations about the world around them, and produce reliable responses when these expectations are violated. However, little is known about how such expectancy violations affect subsequent cognition. Here we tested the hypothesis that violations of expectation enhance children's learning. In four experiments we compared 3- to 6-year-old children's ability to learn novel words in situations that defied versus accorded with their core knowledge of object behavior. In Experiments 1 and 2 we taught children novel words following one of two types of events. One event violated expectations about the spatiotemporal or featural properties of objects (e.g., an object appeared to magically change locations). The other event was almost identical, but did not violate expectations (e.g., an object was visibly moved from one location to another). In both experiments we found that children robustly learned when taught after the surprising event, but not following the expected event. In Experiment 3 we ruled out two alternative explanations for our results. Finally, in Experiment 4, we asked whether surprise affects children's learning in a targeted or a diffuse way. We found that surprise only enhanced children's learning about the entity that had behaved surprisingly, and not about unrelated objects. Together, these experiments show that core knowledge - and violations of expectations generated by core knowledge - shapes new learning.","container-title":"Cognition","DOI":"10.1016/j.cognition.2017.02.008","ISSN":"1873-7838","journalAbbreviation":"Cognition","language":"eng","note":"PMID: 28254617\nPMCID: PMC5837281","page":"1-14","source":"PubMed","title":"Expectancy violations promote learning in young children","volume":"163","author":[{"family":"Stahl","given":"Aimee E."},{"family":"Feigenson","given":"Lisa"}],"issued":{"date-parts":[["2017",6]]}}}],"schema":"https://github.com/citation-style-language/schema/raw/master/csl-citation.json"} </w:instrText>
      </w:r>
      <w:r w:rsidR="00B07187">
        <w:fldChar w:fldCharType="separate"/>
      </w:r>
      <w:r w:rsidR="00B07187" w:rsidRPr="00B07187">
        <w:rPr>
          <w:rFonts w:ascii="Calibri" w:hAnsi="Calibri" w:cs="Calibri"/>
        </w:rPr>
        <w:t>(Stahl &amp; Feigenson, 2017)</w:t>
      </w:r>
      <w:r w:rsidR="00B07187">
        <w:fldChar w:fldCharType="end"/>
      </w:r>
      <w:r w:rsidR="0032754D">
        <w:t>. Hence, we should observe longer looking time to the more complex stimulus. Finally, infants’ pupil size before a stimulus is presented</w:t>
      </w:r>
      <w:r w:rsidR="00B07187">
        <w:t xml:space="preserve"> might reflect</w:t>
      </w:r>
      <w:r w:rsidR="0032754D">
        <w:t xml:space="preserve"> the information content they expect to receive from that stimulus, with greater anticipatory pupil dilation for stimuli with greater information content</w:t>
      </w:r>
      <w:r w:rsidR="00B07187">
        <w:t xml:space="preserve"> </w:t>
      </w:r>
      <w:r w:rsidR="00B07187">
        <w:fldChar w:fldCharType="begin"/>
      </w:r>
      <w:r w:rsidR="00B07187">
        <w:instrText xml:space="preserve"> ADDIN ZOTERO_ITEM CSL_CITATION {"citationID":"3Z8zYyy7","properties":{"formattedCitation":"(Z\\uc0\\u233{}non, 2019)","plainCitation":"(Zénon, 2019)","noteIndex":0},"citationItems":[{"id":391,"uris":["http://zotero.org/users/10009842/items/5U3JT5UB"],"itemData":{"id":391,"type":"article-journal","abstract":"In conditions of constant illumination, the eye pupil diameter indexes the modulation of arousal state and responds to a large breadth of cognitive processes, including mental effort, attention, surprise, decision processes, decision biases, value beliefs, uncertainty, volatility, exploitation/exploration trade-off or learning rate. Here, I propose an information theoretic framework that has the potential to explain the ensemble of these findings as reflecting pupillary response to information processing. In short, updates of brain internal model, quantified formally as the Kullback-Leibler (KL) divergence between prior and posterior beliefs, are the common denominator to all these instances of pupillary dilation to cognition. I show that stimulus presentation leads to pupillary response that is proportional to the amount of information the stimulus carries about itself and to the quantity of information it provides about other task variables. In the context of decision making, pupil dilation in relation to uncertainty is explained by the wandering of the evidence accumulation process, leading to large summed KL divergences. Finally, pupillary response to mental effort and variations in tonic pupil size are also formalized in terms of information theory. On the basis of this framework, I compare pupillary data from past studies to simple information theoretic simulations of task designs and show good correspondance with data across studies. The present framework has the potential to unify the large set of results reported on pupillary dilation to cognition and to provide a theory to guide future research.","container-title":"Proceedings of the Royal Society B: Biological Sciences","DOI":"10.1098/rspb.2019.1593","ISSN":"0962-8452","issue":"1911","note":"publisher: The Royal Society","page":"20191593","title":"Eye pupil signals information gain","volume":"286","author":[{"family":"Zénon","given":"Alexandre"}],"issued":{"date-parts":[["2019",9,25]]}}}],"schema":"https://github.com/citation-style-language/schema/raw/master/csl-citation.json"} </w:instrText>
      </w:r>
      <w:r w:rsidR="00B07187">
        <w:fldChar w:fldCharType="separate"/>
      </w:r>
      <w:r w:rsidR="00B07187" w:rsidRPr="00B07187">
        <w:rPr>
          <w:rFonts w:ascii="Calibri" w:hAnsi="Calibri" w:cs="Calibri"/>
          <w:szCs w:val="24"/>
        </w:rPr>
        <w:t>(Zénon, 2019)</w:t>
      </w:r>
      <w:r w:rsidR="00B07187">
        <w:fldChar w:fldCharType="end"/>
      </w:r>
      <w:r w:rsidR="0032754D">
        <w:t xml:space="preserve">. Hence, we expect greater pupil dilation when the circle is presented compared to when the square is presented. </w:t>
      </w:r>
      <w:commentRangeEnd w:id="13"/>
      <w:r w:rsidR="008A698F">
        <w:rPr>
          <w:rStyle w:val="CommentReference"/>
        </w:rPr>
        <w:commentReference w:id="13"/>
      </w:r>
    </w:p>
    <w:p w14:paraId="1EE4676A" w14:textId="77777777" w:rsidR="0032754D" w:rsidRDefault="0032754D" w:rsidP="00470FB1">
      <w:pPr>
        <w:ind w:firstLine="340"/>
        <w:jc w:val="both"/>
      </w:pPr>
      <w:r>
        <w:t xml:space="preserve">The focus of this section does not want to be specific theory and hypothesis we outlined. The focus should be how to go from a theory to hypotheses, and from hypotheses to specific predictions. These predictions concern specific variables of interest. In this case, the variables are saccadic latency (i.e., how quickly one directs their gaze to a stimulus when it appears on the screen), looking time (i.e., how </w:t>
      </w:r>
      <w:r>
        <w:lastRenderedPageBreak/>
        <w:t xml:space="preserve">long one looks at a given stimulus), and stimulus-evoked pupil dilation (i.e., how pupil dilates in response or anticipation to a given stimulus). </w:t>
      </w:r>
    </w:p>
    <w:p w14:paraId="0CCEFAF0" w14:textId="7D7823F0" w:rsidR="0032754D" w:rsidRDefault="0032754D" w:rsidP="00470FB1">
      <w:pPr>
        <w:ind w:firstLine="340"/>
        <w:jc w:val="both"/>
      </w:pPr>
      <w:commentRangeStart w:id="14"/>
      <w:r>
        <w:t xml:space="preserve">On the DevStart website, we </w:t>
      </w:r>
      <w:r w:rsidR="007E025B">
        <w:t>first review</w:t>
      </w:r>
      <w:r>
        <w:t xml:space="preserve"> in more detail the pros an</w:t>
      </w:r>
      <w:r w:rsidR="007E025B">
        <w:t xml:space="preserve">d cons of all these measures. </w:t>
      </w:r>
      <w:commentRangeEnd w:id="14"/>
      <w:r w:rsidR="003D4036">
        <w:rPr>
          <w:rStyle w:val="CommentReference"/>
        </w:rPr>
        <w:commentReference w:id="14"/>
      </w:r>
      <w:r w:rsidR="007E025B">
        <w:t xml:space="preserve">Then, we show how to import and display experimental stimuli in Python using Psychopy, looping over multiple trials to dynamically present different cue and target stimuli. </w:t>
      </w:r>
      <w:r w:rsidR="00F512E4">
        <w:t>Next</w:t>
      </w:r>
      <w:r w:rsidR="007E025B">
        <w:t>, we show how to use Python to interact with an external device. In our case, this is an eye-tracker, but similar principles would apply to other devices</w:t>
      </w:r>
      <w:r w:rsidR="00F512E4">
        <w:t xml:space="preserve"> as well</w:t>
      </w:r>
      <w:r w:rsidR="007E025B">
        <w:t xml:space="preserve">, such as EEG or fNIRS systems. By using the tobii_research library, we connect to an eye-tracker. With additional functions to </w:t>
      </w:r>
      <w:r w:rsidR="00F512E4">
        <w:t>collect, store,</w:t>
      </w:r>
      <w:r w:rsidR="007E025B">
        <w:t xml:space="preserve"> and save data, we show how to int</w:t>
      </w:r>
      <w:r w:rsidR="00F512E4">
        <w:t>eract with the eye-tracker via P</w:t>
      </w:r>
      <w:r w:rsidR="007E025B">
        <w:t>ython to extr</w:t>
      </w:r>
      <w:r w:rsidR="00F512E4">
        <w:t>act the information we need (i.e.</w:t>
      </w:r>
      <w:r w:rsidR="007E025B">
        <w:t>, gaze and pupil signal</w:t>
      </w:r>
      <w:r w:rsidR="00F512E4">
        <w:t>, the validity of the signal, and its timing</w:t>
      </w:r>
      <w:r w:rsidR="007E025B">
        <w:t>). A final, crucial point of a fully-fledged experimental paradigm is the ability to reliably record when and where the stimuli where presented on the screen. This can be done via “events” (also called “triggers”) which contain information about the timing of the stimuli and any additional information we might want to record about them, such as what stimuli where presented and where.</w:t>
      </w:r>
      <w:r w:rsidR="00F512E4">
        <w:t xml:space="preserve"> We show how to make a function that can reliably collect information about these events.</w:t>
      </w:r>
    </w:p>
    <w:p w14:paraId="0DF50649" w14:textId="77777777" w:rsidR="007E025B" w:rsidRDefault="007E025B" w:rsidP="00470FB1">
      <w:pPr>
        <w:ind w:firstLine="340"/>
        <w:jc w:val="both"/>
      </w:pPr>
    </w:p>
    <w:p w14:paraId="6690AA65" w14:textId="77777777" w:rsidR="00811C70" w:rsidRPr="002F08C8" w:rsidRDefault="007E025B" w:rsidP="002F08C8">
      <w:pPr>
        <w:pStyle w:val="Heading1"/>
        <w:rPr>
          <w:b/>
          <w:bCs/>
          <w:color w:val="000000" w:themeColor="text1"/>
        </w:rPr>
      </w:pPr>
      <w:r w:rsidRPr="002F08C8">
        <w:rPr>
          <w:b/>
          <w:bCs/>
          <w:color w:val="000000" w:themeColor="text1"/>
        </w:rPr>
        <w:t xml:space="preserve">Data </w:t>
      </w:r>
      <w:r w:rsidR="00F512E4" w:rsidRPr="002F08C8">
        <w:rPr>
          <w:b/>
          <w:bCs/>
          <w:color w:val="000000" w:themeColor="text1"/>
        </w:rPr>
        <w:t xml:space="preserve">collection </w:t>
      </w:r>
    </w:p>
    <w:p w14:paraId="22FD9921" w14:textId="754B57F2" w:rsidR="00811C70" w:rsidRDefault="00811C70" w:rsidP="00470FB1">
      <w:pPr>
        <w:ind w:firstLine="340"/>
        <w:jc w:val="both"/>
        <w:rPr>
          <w:b/>
        </w:rPr>
      </w:pPr>
      <w:r w:rsidRPr="00811C70">
        <w:t xml:space="preserve">Once the experimental paradigm is ready, we can proceed with data collection. </w:t>
      </w:r>
      <w:ins w:id="15" w:author="Tommaso Ghilardi (Staff)" w:date="2025-07-15T16:37:00Z" w16du:dateUtc="2025-07-15T15:37:00Z">
        <w:r w:rsidR="00B009C3">
          <w:t xml:space="preserve"> </w:t>
        </w:r>
      </w:ins>
      <w:commentRangeStart w:id="16"/>
      <w:del w:id="17" w:author="Tommaso Ghilardi (Staff)" w:date="2025-07-15T16:37:00Z" w16du:dateUtc="2025-07-15T15:37:00Z">
        <w:r w:rsidRPr="00811C70" w:rsidDel="00B009C3">
          <w:delText>When working with human participants, it is essential to obtain ethical approval from the ethics committee of the institution we work for, as well as informed consent from the participants — or from their caregivers in the case of developmental populations. This is standard practice across all types of studies involving human</w:delText>
        </w:r>
        <w:r w:rsidR="00684F2E" w:rsidDel="00B009C3">
          <w:delText xml:space="preserve"> </w:delText>
        </w:r>
        <w:r w:rsidRPr="00811C70" w:rsidDel="00B009C3">
          <w:delText>subjects</w:delText>
        </w:r>
        <w:r w:rsidR="00684F2E" w:rsidDel="00B009C3">
          <w:delText xml:space="preserve"> </w:delText>
        </w:r>
        <w:r w:rsidR="00684F2E" w:rsidDel="00B009C3">
          <w:fldChar w:fldCharType="begin"/>
        </w:r>
        <w:r w:rsidR="00684F2E" w:rsidDel="00B009C3">
          <w:delInstrText xml:space="preserve"> ADDIN ZOTERO_ITEM CSL_CITATION {"citationID":"ebE6tj7C","properties":{"formattedCitation":"(Manti &amp; Licari, 2018)","plainCitation":"(Manti &amp; Licari, 2018)","noteIndex":0},"citationItems":[{"id":2412,"uris":["http://zotero.org/users/10009842/items/7IWZBXCW"],"itemData":{"id":2412,"type":"article-journal","container-title":"Breathe","issue":"2","note":"publisher: European Respiratory Society","page":"145–152","source":"Google Scholar","title":"How to obtain informed consent for research","volume":"14","author":[{"family":"Manti","given":"Sara"},{"family":"Licari","given":"Amelia"}],"issued":{"date-parts":[["2018"]]}}}],"schema":"https://github.com/citation-style-language/schema/raw/master/csl-citation.json"} </w:delInstrText>
        </w:r>
        <w:r w:rsidR="00684F2E" w:rsidDel="00B009C3">
          <w:fldChar w:fldCharType="separate"/>
        </w:r>
        <w:r w:rsidR="00684F2E" w:rsidRPr="00684F2E" w:rsidDel="00B009C3">
          <w:rPr>
            <w:rFonts w:ascii="Calibri" w:hAnsi="Calibri" w:cs="Calibri"/>
          </w:rPr>
          <w:delText>(Manti &amp; Licari, 2018)</w:delText>
        </w:r>
        <w:r w:rsidR="00684F2E" w:rsidDel="00B009C3">
          <w:fldChar w:fldCharType="end"/>
        </w:r>
        <w:r w:rsidRPr="00811C70" w:rsidDel="00B009C3">
          <w:delText>.</w:delText>
        </w:r>
      </w:del>
      <w:commentRangeEnd w:id="16"/>
      <w:r w:rsidR="00B009C3">
        <w:rPr>
          <w:rStyle w:val="CommentReference"/>
        </w:rPr>
        <w:commentReference w:id="16"/>
      </w:r>
    </w:p>
    <w:p w14:paraId="3049EF0F" w14:textId="46F10ECA" w:rsidR="00811C70" w:rsidRDefault="00811C70" w:rsidP="00470FB1">
      <w:pPr>
        <w:ind w:firstLine="340"/>
        <w:jc w:val="both"/>
        <w:rPr>
          <w:b/>
        </w:rPr>
      </w:pPr>
      <w:del w:id="18" w:author="Tommaso Ghilardi (Staff)" w:date="2025-07-15T16:45:00Z" w16du:dateUtc="2025-07-15T15:45:00Z">
        <w:r w:rsidRPr="00811C70" w:rsidDel="00C7436C">
          <w:delText xml:space="preserve">Each technique has its own specific pipeline of steps that must be followed to ensure high-quality data collection. </w:delText>
        </w:r>
      </w:del>
      <w:r w:rsidRPr="00811C70">
        <w:t>For eye-tracking, the first and most critical step is calibration. Calibration allows the system to account for individual differences in participants' eye features and enables the eye-tracking algorithms to accurately detect and track gaze. This is a fundamental step for ensuring reliable data.</w:t>
      </w:r>
      <w:r>
        <w:rPr>
          <w:b/>
        </w:rPr>
        <w:t xml:space="preserve"> </w:t>
      </w:r>
    </w:p>
    <w:p w14:paraId="65C07242" w14:textId="44D69402" w:rsidR="00C7436C" w:rsidRPr="00C7436C" w:rsidDel="00C7436C" w:rsidRDefault="00811C70" w:rsidP="00C7436C">
      <w:pPr>
        <w:ind w:firstLine="340"/>
        <w:jc w:val="both"/>
        <w:rPr>
          <w:del w:id="19" w:author="Tommaso Ghilardi (Staff)" w:date="2025-07-15T16:52:00Z" w16du:dateUtc="2025-07-15T15:52:00Z"/>
          <w:rPrChange w:id="20" w:author="Tommaso Ghilardi (Staff)" w:date="2025-07-15T16:52:00Z" w16du:dateUtc="2025-07-15T15:52:00Z">
            <w:rPr>
              <w:del w:id="21" w:author="Tommaso Ghilardi (Staff)" w:date="2025-07-15T16:52:00Z" w16du:dateUtc="2025-07-15T15:52:00Z"/>
              <w:b/>
            </w:rPr>
          </w:rPrChange>
        </w:rPr>
      </w:pPr>
      <w:r w:rsidRPr="00811C70">
        <w:t>There are different calibration techniques, but in general, participants are asked to look at a series of points displayed in different locations while keeping their heads still. This allows the eye tracker to encode the reflections generated by the pupil and cornea as the participant gazes in different directions. The specific number and placement of calibration points will vary depending on the research question. For screen-based paradigms, calibration points are typically presented on-screen to align with how the participant will explore visual stimuli. In contrast, for real-world research settings, calibration points may be 3D objects placed in physical space. In either case, the goal remains the same: to capture eye features accurately within the range of gaze behaviour expected during the task.</w:t>
      </w:r>
      <w:r w:rsidR="009666D0">
        <w:t xml:space="preserve"> </w:t>
      </w:r>
      <w:del w:id="22" w:author="Tommaso Ghilardi (Staff)" w:date="2025-07-15T16:56:00Z" w16du:dateUtc="2025-07-15T15:56:00Z">
        <w:r w:rsidR="009666D0" w:rsidDel="00EE6F97">
          <w:delText>On the DevStart website, we show how to launch a calibration from Python using Psychopy.</w:delText>
        </w:r>
      </w:del>
    </w:p>
    <w:p w14:paraId="5B607ECA" w14:textId="6EB32A64" w:rsidR="00C7436C" w:rsidRPr="0030165F" w:rsidRDefault="00811C70" w:rsidP="0030165F">
      <w:pPr>
        <w:ind w:firstLine="340"/>
        <w:jc w:val="both"/>
        <w:rPr>
          <w:bCs/>
          <w:rPrChange w:id="23" w:author="Tommaso Ghilardi (Staff)" w:date="2025-07-15T16:56:00Z" w16du:dateUtc="2025-07-15T15:56:00Z">
            <w:rPr>
              <w:b/>
            </w:rPr>
          </w:rPrChange>
        </w:rPr>
      </w:pPr>
      <w:r w:rsidRPr="00811C70">
        <w:t xml:space="preserve">The number, type, and </w:t>
      </w:r>
      <w:ins w:id="24" w:author="Tommaso Ghilardi (Staff)" w:date="2025-07-15T16:53:00Z" w16du:dateUtc="2025-07-15T15:53:00Z">
        <w:r w:rsidR="00C7436C" w:rsidRPr="00340A33">
          <w:rPr>
            <w:bCs/>
          </w:rPr>
          <w:t xml:space="preserve">presentation </w:t>
        </w:r>
      </w:ins>
      <w:del w:id="25" w:author="Tommaso Ghilardi (Staff)" w:date="2025-07-15T16:53:00Z" w16du:dateUtc="2025-07-15T15:53:00Z">
        <w:r w:rsidRPr="00811C70" w:rsidDel="00C7436C">
          <w:delText>duration </w:delText>
        </w:r>
      </w:del>
      <w:r w:rsidRPr="00811C70">
        <w:t xml:space="preserve">of calibration points also depend on the population being tested. </w:t>
      </w:r>
      <w:ins w:id="26" w:author="Tommaso Ghilardi (Staff)" w:date="2025-07-15T16:53:00Z" w16du:dateUtc="2025-07-15T15:53:00Z">
        <w:r w:rsidR="00C7436C" w:rsidRPr="00340A33">
          <w:rPr>
            <w:bCs/>
          </w:rPr>
          <w:t>With adult participants, calibration typically involves self-paced procedures using static dots—often 9 or more points that can be repeated if needed to improve accuracy</w:t>
        </w:r>
        <w:r w:rsidR="00C7436C">
          <w:t xml:space="preserve">. </w:t>
        </w:r>
      </w:ins>
      <w:ins w:id="27" w:author="Tommaso Ghilardi (Staff)" w:date="2025-07-15T16:55:00Z" w16du:dateUtc="2025-07-15T15:55:00Z">
        <w:r w:rsidR="0030165F" w:rsidRPr="00340A33">
          <w:rPr>
            <w:bCs/>
          </w:rPr>
          <w:t xml:space="preserve"> In contrast, when working with infants, calibration points are usually colourful, animated stimuli accompanied by attention-grabbing sounds. </w:t>
        </w:r>
        <w:r w:rsidR="0030165F" w:rsidRPr="0030165F">
          <w:rPr>
            <w:bCs/>
          </w:rPr>
          <w:t>These stimuli remain on screen until the infant fixates on them, then are manually advanced to a new location to prompt further fixation.</w:t>
        </w:r>
      </w:ins>
      <w:del w:id="28" w:author="Tommaso Ghilardi (Staff)" w:date="2025-07-15T16:55:00Z" w16du:dateUtc="2025-07-15T15:55:00Z">
        <w:r w:rsidRPr="00811C70" w:rsidDel="0030165F">
          <w:delText xml:space="preserve">For example, when working with infants, calibration points are usually colourful, animated stimuli accompanied by attention-grabbing sounds. These stimuli remain on screen until the infant fixates on them, then quickly shift to a new location to prompt further fixation. With adult participants, calibration is often more precise, using 9 </w:delText>
        </w:r>
        <w:r w:rsidRPr="00811C70" w:rsidDel="0030165F">
          <w:lastRenderedPageBreak/>
          <w:delText>or more static points, and repeating them if needed to improve accuracy.</w:delText>
        </w:r>
      </w:del>
      <w:r w:rsidRPr="00811C70">
        <w:t xml:space="preserve"> With infants, it is necessary to find a balance between data quality and participant fussiness. A typical benchmark is that 3 out of 5 successful fixations is sufficient to begin the experiment.</w:t>
      </w:r>
      <w:r>
        <w:rPr>
          <w:b/>
        </w:rPr>
        <w:t xml:space="preserve"> </w:t>
      </w:r>
      <w:ins w:id="29" w:author="Tommaso Ghilardi (Staff)" w:date="2025-07-15T16:56:00Z" w16du:dateUtc="2025-07-15T15:56:00Z">
        <w:r w:rsidR="0030165F" w:rsidRPr="00340A33">
          <w:rPr>
            <w:bCs/>
          </w:rPr>
          <w:t>On DevStart, we provide tools for implementing these different calibration approaches, including infant-friendly protocols that accommodate these developmental considerations.</w:t>
        </w:r>
      </w:ins>
    </w:p>
    <w:p w14:paraId="3B18E689" w14:textId="77777777" w:rsidR="00745EDD" w:rsidRDefault="00811C70" w:rsidP="00C422D9">
      <w:pPr>
        <w:ind w:firstLine="340"/>
        <w:jc w:val="both"/>
        <w:rPr>
          <w:ins w:id="30" w:author="Tommaso Ghilardi (Staff)" w:date="2025-07-15T17:05:00Z" w16du:dateUtc="2025-07-15T16:05:00Z"/>
        </w:rPr>
      </w:pPr>
      <w:r w:rsidRPr="00811C70">
        <w:t>Another key difference between adult and infant studies is the positioning of the</w:t>
      </w:r>
      <w:r w:rsidR="008F016E">
        <w:t xml:space="preserve"> participant and</w:t>
      </w:r>
      <w:r w:rsidRPr="00811C70">
        <w:t xml:space="preserve"> eye tracker. For adults, the eye tracker is usually placed directly in front of the participant. In contrast, infants may be lying in their caregiver’s lap or in a crib, so it is better to position the screen centrally and </w:t>
      </w:r>
      <w:r w:rsidR="00470FB1">
        <w:t>parallel</w:t>
      </w:r>
      <w:r w:rsidRPr="00811C70">
        <w:t> to their face to facilitate quick eye detection and reduce calibration time.</w:t>
      </w:r>
      <w:r w:rsidR="00727950">
        <w:t xml:space="preserve"> </w:t>
      </w:r>
      <w:r w:rsidR="00727950" w:rsidRPr="00727950">
        <w:t>With infant participants, calibration efficiency is essential—though it may seem counterintuitive to prioritize speed over precision. A protracted calibration procedure risks inducing boredom or fussiness in infants, potentially compromising their attention not only for the calibration itself but for the subsequent experimental task.</w:t>
      </w:r>
    </w:p>
    <w:p w14:paraId="6C71E3CF" w14:textId="77777777" w:rsidR="00745EDD" w:rsidRDefault="00745EDD" w:rsidP="00C422D9">
      <w:pPr>
        <w:ind w:firstLine="340"/>
        <w:jc w:val="both"/>
        <w:rPr>
          <w:ins w:id="31" w:author="Tommaso Ghilardi (Staff)" w:date="2025-07-15T17:05:00Z" w16du:dateUtc="2025-07-15T16:05:00Z"/>
        </w:rPr>
      </w:pPr>
      <w:ins w:id="32" w:author="Tommaso Ghilardi (Staff)" w:date="2025-07-15T17:05:00Z">
        <w:r w:rsidRPr="00745EDD">
          <w:t>An important methodological consideration when caregivers are holding infants is ensuring the eye tracker records only the infant's gaze, not the caregiver's. While caregivers can be instructed to look away from the screen, a more practical and reliable solution is to have them wear sunglasses or shutter glasses. Shutter glasses consist of plastic frames with horizontal strips or slats instead of clear lenses, effectively blocking the eye tracker's detection of the caregiver's eyes while allowing them to see and remain comfortable.</w:t>
        </w:r>
      </w:ins>
    </w:p>
    <w:p w14:paraId="4A73B151" w14:textId="5C596483" w:rsidR="00811C70" w:rsidRDefault="00727950" w:rsidP="00C422D9">
      <w:pPr>
        <w:ind w:firstLine="340"/>
        <w:jc w:val="both"/>
      </w:pPr>
      <w:del w:id="33" w:author="Tommaso Ghilardi (Staff)" w:date="2025-07-15T17:05:00Z" w16du:dateUtc="2025-07-15T16:05:00Z">
        <w:r w:rsidRPr="00727950" w:rsidDel="00745EDD">
          <w:delText xml:space="preserve"> </w:delText>
        </w:r>
      </w:del>
      <w:r w:rsidRPr="00727950">
        <w:t>This delicate balance between calibration thoroughness and maintaining infant engagement exemplifies the methodological insights typically acquired through hands-on laboratory experience rather than formal methodological literature.</w:t>
      </w:r>
      <w:r w:rsidR="00811C70">
        <w:rPr>
          <w:b/>
        </w:rPr>
        <w:t xml:space="preserve"> </w:t>
      </w:r>
      <w:r w:rsidR="00811C70" w:rsidRPr="00811C70">
        <w:t>When working with adults, it is also important to remind participants not to wear eyeliner or mascara, as these can interfere with data quality. If possible, participants should also avoid wearing glasses. Finally, ask participants to take a comfortable and stable position, as head or posture changes during the task can alter eye-tracker accuracy relative to the original calibration, thereby affecting data quality.</w:t>
      </w:r>
      <w:r w:rsidR="008F016E">
        <w:t xml:space="preserve"> </w:t>
      </w:r>
      <w:r w:rsidR="008F016E" w:rsidRPr="00714479">
        <w:rPr>
          <w:bCs/>
        </w:rPr>
        <w:t>Once calibration has been successfully completed</w:t>
      </w:r>
      <w:r w:rsidR="008F016E">
        <w:rPr>
          <w:bCs/>
        </w:rPr>
        <w:t>, the experiment can start and data can be collected and saved.</w:t>
      </w:r>
    </w:p>
    <w:p w14:paraId="05FA9241" w14:textId="77777777" w:rsidR="00C422D9" w:rsidRDefault="00C422D9" w:rsidP="00C422D9">
      <w:pPr>
        <w:ind w:firstLine="340"/>
        <w:jc w:val="both"/>
      </w:pPr>
    </w:p>
    <w:p w14:paraId="11614388" w14:textId="2930A697" w:rsidR="00F512E4" w:rsidRPr="002F08C8" w:rsidRDefault="00F512E4" w:rsidP="002F08C8">
      <w:pPr>
        <w:pStyle w:val="Heading1"/>
        <w:rPr>
          <w:b/>
          <w:bCs/>
          <w:color w:val="000000" w:themeColor="text1"/>
        </w:rPr>
      </w:pPr>
      <w:r w:rsidRPr="002F08C8">
        <w:rPr>
          <w:b/>
          <w:bCs/>
          <w:color w:val="000000" w:themeColor="text1"/>
        </w:rPr>
        <w:t>Data Pre-processing</w:t>
      </w:r>
    </w:p>
    <w:p w14:paraId="4BE43062" w14:textId="1315A30C" w:rsidR="00C322F3" w:rsidRPr="002F08C8" w:rsidRDefault="00DE2797" w:rsidP="002F08C8">
      <w:pPr>
        <w:pStyle w:val="Heading2"/>
        <w:rPr>
          <w:b/>
          <w:bCs/>
          <w:i/>
          <w:iCs/>
          <w:color w:val="000000" w:themeColor="text1"/>
        </w:rPr>
      </w:pPr>
      <w:r w:rsidRPr="002F08C8">
        <w:rPr>
          <w:b/>
          <w:bCs/>
          <w:i/>
          <w:iCs/>
          <w:color w:val="000000" w:themeColor="text1"/>
        </w:rPr>
        <w:t>Gaze data</w:t>
      </w:r>
    </w:p>
    <w:p w14:paraId="6CCED017" w14:textId="3B7D34EF" w:rsidR="00714479" w:rsidRPr="00714479" w:rsidRDefault="008F016E" w:rsidP="00C422D9">
      <w:pPr>
        <w:ind w:firstLine="340"/>
        <w:jc w:val="both"/>
        <w:rPr>
          <w:bCs/>
        </w:rPr>
      </w:pPr>
      <w:r>
        <w:rPr>
          <w:bCs/>
        </w:rPr>
        <w:t>After data collection</w:t>
      </w:r>
      <w:r w:rsidR="00714479" w:rsidRPr="00714479">
        <w:rPr>
          <w:bCs/>
        </w:rPr>
        <w:t xml:space="preserve">, you’re left with a large spreadsheet filled </w:t>
      </w:r>
      <w:r w:rsidR="00C422D9">
        <w:rPr>
          <w:bCs/>
        </w:rPr>
        <w:t>with numbers — which likely do no</w:t>
      </w:r>
      <w:r w:rsidR="00714479" w:rsidRPr="00714479">
        <w:rPr>
          <w:bCs/>
        </w:rPr>
        <w:t xml:space="preserve">t resemble the clear </w:t>
      </w:r>
      <w:r>
        <w:rPr>
          <w:bCs/>
        </w:rPr>
        <w:t>measure of interest (e.g., saccadic latency)</w:t>
      </w:r>
      <w:r w:rsidRPr="00714479">
        <w:rPr>
          <w:bCs/>
        </w:rPr>
        <w:t xml:space="preserve"> </w:t>
      </w:r>
      <w:r w:rsidR="00714479" w:rsidRPr="00714479">
        <w:rPr>
          <w:bCs/>
        </w:rPr>
        <w:t xml:space="preserve">you were </w:t>
      </w:r>
      <w:r>
        <w:rPr>
          <w:bCs/>
        </w:rPr>
        <w:t>planning</w:t>
      </w:r>
      <w:r w:rsidRPr="00714479">
        <w:rPr>
          <w:bCs/>
        </w:rPr>
        <w:t xml:space="preserve"> </w:t>
      </w:r>
      <w:r w:rsidR="00714479" w:rsidRPr="00714479">
        <w:rPr>
          <w:bCs/>
        </w:rPr>
        <w:t>to analyse. A critical step in eye-tracking research is transforming these raw data points into interpretable eye-tracking metrics. But how is this done?</w:t>
      </w:r>
    </w:p>
    <w:p w14:paraId="7E5148D8" w14:textId="256BA550" w:rsidR="00B3001E" w:rsidRDefault="00714479" w:rsidP="00470FB1">
      <w:pPr>
        <w:ind w:firstLine="340"/>
        <w:jc w:val="both"/>
        <w:rPr>
          <w:bCs/>
        </w:rPr>
      </w:pPr>
      <w:r w:rsidRPr="00714479">
        <w:rPr>
          <w:bCs/>
        </w:rPr>
        <w:t>What an eye-tracker records are the x–y coordinates over time indicating where the participant’s gaze was on the screen. To extract meaningful metrics from these coordinates, various pre-processing algorithms are available</w:t>
      </w:r>
      <w:r>
        <w:rPr>
          <w:bCs/>
        </w:rPr>
        <w:t xml:space="preserve">. </w:t>
      </w:r>
      <w:r w:rsidR="006C4B1F">
        <w:rPr>
          <w:bCs/>
        </w:rPr>
        <w:t xml:space="preserve">On the </w:t>
      </w:r>
      <w:r w:rsidRPr="00714479">
        <w:rPr>
          <w:bCs/>
        </w:rPr>
        <w:t>DevStart</w:t>
      </w:r>
      <w:r>
        <w:rPr>
          <w:bCs/>
        </w:rPr>
        <w:t xml:space="preserve"> website</w:t>
      </w:r>
      <w:r w:rsidRPr="00714479">
        <w:rPr>
          <w:bCs/>
        </w:rPr>
        <w:t>, we chose to present </w:t>
      </w:r>
      <w:r w:rsidR="00B3001E">
        <w:rPr>
          <w:bCs/>
        </w:rPr>
        <w:t>“I</w:t>
      </w:r>
      <w:r w:rsidR="00B3001E" w:rsidRPr="00B3001E">
        <w:rPr>
          <w:bCs/>
        </w:rPr>
        <w:t>dentification by two-means clustering</w:t>
      </w:r>
      <w:r w:rsidR="00B3001E">
        <w:rPr>
          <w:bCs/>
        </w:rPr>
        <w:t xml:space="preserve"> </w:t>
      </w:r>
      <w:r w:rsidR="00B3001E" w:rsidRPr="00B3001E">
        <w:rPr>
          <w:bCs/>
        </w:rPr>
        <w:t>(</w:t>
      </w:r>
      <w:r w:rsidRPr="00714479">
        <w:rPr>
          <w:bCs/>
        </w:rPr>
        <w:t>I2MC</w:t>
      </w:r>
      <w:r w:rsidR="00B3001E" w:rsidRPr="00B3001E">
        <w:rPr>
          <w:bCs/>
        </w:rPr>
        <w:t>) algorithm</w:t>
      </w:r>
      <w:r w:rsidRPr="00714479">
        <w:rPr>
          <w:bCs/>
        </w:rPr>
        <w:t> </w:t>
      </w:r>
      <w:r w:rsidR="00561159">
        <w:rPr>
          <w:bCs/>
        </w:rPr>
        <w:fldChar w:fldCharType="begin"/>
      </w:r>
      <w:r w:rsidR="00561159">
        <w:rPr>
          <w:bCs/>
        </w:rPr>
        <w:instrText xml:space="preserve"> ADDIN ZOTERO_ITEM CSL_CITATION {"citationID":"hpFqzsU7","properties":{"formattedCitation":"(Hessels et al., 2017)","plainCitation":"(Hessels et al., 2017)","noteIndex":0},"citationItems":[{"id":355,"uris":["http://zotero.org/users/10009842/items/5ETNRUZ3"],"itemData":{"id":355,"type":"article-journal","abstract":"Eye-tracking research in infants and older children has gained a lot of momentum over the last decades. Although eye-tracking research in these participant groups has become easier with the advance of the remote eye-tracker, this often comes at the cost of poorer data quality than in research with well-trained adults (Hessels, Andersson, Hooge, Nyström, &amp; Kemner Infancy, 20, 601–633, 2015; Wass, Forssman, &amp; Leppänen Infancy, 19, 427–460, 2014). Current fixation detection algorithms are not built for data from infants and young children. As a result, some researchers have even turned to hand correction of fixation detections (Saez de Urabain, Johnson, &amp; Smith Behavior Research Methods, 47, 53–72, 2015). Here we introduce a fixation detection algorithm—identification by two-means clustering (I2MC)—built specifically for data across a wide range of noise levels and when periods of data loss may occur. We evaluated the I2MC algorithm against seven state-of-the-art event detection algorithms, and report that the I2MC algorithm’s output is the most robust to high noise and data loss levels. The algorithm is automatic, works offline, and is suitable for eye-tracking data recorded with remote or tower-mounted eye-trackers using static stimuli. In addition to application of the I2MC algorithm in eye-tracking research with infants, school children, and certain patient groups, the I2MC algorithm also may be useful when the noise and data loss levels are markedly different between trials, participants, or time points (e.g., longitudinal research).","container-title":"Behavior Research Methods","DOI":"10.3758/s13428-016-0822-1","ISSN":"15543528","issue":"5","note":"publisher: Springer New York LLC","page":"1802-1823","title":"Noise-robust fixation detection in eye movement data: Identification by two-means clustering (I2MC)","volume":"49","author":[{"family":"Hessels","given":"Roy S."},{"family":"Niehorster","given":"Diederick C."},{"family":"Kemner","given":"Chantal"},{"family":"Hooge","given":"Ignace T.C."}],"issued":{"date-parts":[["2017",10,1]]}}}],"schema":"https://github.com/citation-style-language/schema/raw/master/csl-citation.json"} </w:instrText>
      </w:r>
      <w:r w:rsidR="00561159">
        <w:rPr>
          <w:bCs/>
        </w:rPr>
        <w:fldChar w:fldCharType="separate"/>
      </w:r>
      <w:r w:rsidR="00561159" w:rsidRPr="00561159">
        <w:rPr>
          <w:rFonts w:ascii="Calibri" w:hAnsi="Calibri" w:cs="Calibri"/>
        </w:rPr>
        <w:t>(Hessels et al., 2017)</w:t>
      </w:r>
      <w:r w:rsidR="00561159">
        <w:rPr>
          <w:bCs/>
        </w:rPr>
        <w:fldChar w:fldCharType="end"/>
      </w:r>
      <w:r w:rsidR="00B3001E" w:rsidRPr="00B3001E">
        <w:rPr>
          <w:bCs/>
        </w:rPr>
        <w:t xml:space="preserve">, </w:t>
      </w:r>
      <w:r w:rsidRPr="00714479">
        <w:rPr>
          <w:bCs/>
        </w:rPr>
        <w:t xml:space="preserve">an algorithm </w:t>
      </w:r>
      <w:r w:rsidR="006C4B1F">
        <w:rPr>
          <w:bCs/>
        </w:rPr>
        <w:t xml:space="preserve">which is </w:t>
      </w:r>
      <w:r w:rsidRPr="00714479">
        <w:rPr>
          <w:bCs/>
        </w:rPr>
        <w:t>particularly</w:t>
      </w:r>
      <w:r w:rsidR="006C4B1F">
        <w:rPr>
          <w:bCs/>
        </w:rPr>
        <w:t xml:space="preserve"> robust to noise. This makes it widely applicable not only to adults, but also</w:t>
      </w:r>
      <w:r w:rsidRPr="00714479">
        <w:rPr>
          <w:bCs/>
        </w:rPr>
        <w:t xml:space="preserve"> developmental populations</w:t>
      </w:r>
      <w:r w:rsidR="00B3001E">
        <w:rPr>
          <w:bCs/>
        </w:rPr>
        <w:t xml:space="preserve"> (meaning </w:t>
      </w:r>
      <w:r w:rsidR="00B3001E" w:rsidRPr="00B3001E">
        <w:rPr>
          <w:bCs/>
        </w:rPr>
        <w:t xml:space="preserve">that </w:t>
      </w:r>
      <w:r w:rsidRPr="00714479">
        <w:rPr>
          <w:bCs/>
        </w:rPr>
        <w:t xml:space="preserve">as it is robust to both missing data and </w:t>
      </w:r>
      <w:r w:rsidR="006C4B1F">
        <w:rPr>
          <w:bCs/>
        </w:rPr>
        <w:t>imprecise signal</w:t>
      </w:r>
      <w:r w:rsidRPr="00714479">
        <w:rPr>
          <w:bCs/>
        </w:rPr>
        <w:t> commonly observed in children</w:t>
      </w:r>
      <w:r w:rsidR="00B3001E">
        <w:rPr>
          <w:bCs/>
        </w:rPr>
        <w:t xml:space="preserve">). </w:t>
      </w:r>
    </w:p>
    <w:p w14:paraId="48DC8986" w14:textId="25161843" w:rsidR="00B3001E" w:rsidRPr="00B3001E" w:rsidRDefault="00714479" w:rsidP="00470FB1">
      <w:pPr>
        <w:ind w:firstLine="340"/>
        <w:jc w:val="both"/>
        <w:rPr>
          <w:bCs/>
        </w:rPr>
      </w:pPr>
      <w:r w:rsidRPr="00714479">
        <w:rPr>
          <w:bCs/>
        </w:rPr>
        <w:t xml:space="preserve">In simple terms, I2MC first determines whether the gaze points recorded by the eye tracker are stable or unstable. If a series of x–y coordinates are close to one another in both time and space, it likely means the participant was fixating on a particular area of the screen. In that case, I2MC </w:t>
      </w:r>
      <w:r w:rsidRPr="00714479">
        <w:rPr>
          <w:bCs/>
        </w:rPr>
        <w:lastRenderedPageBreak/>
        <w:t>classifies the sequence as a </w:t>
      </w:r>
      <w:r w:rsidRPr="00714479">
        <w:t>fixation.</w:t>
      </w:r>
      <w:r w:rsidR="00B3001E">
        <w:t xml:space="preserve"> </w:t>
      </w:r>
      <w:r w:rsidR="00B3001E" w:rsidRPr="00B3001E">
        <w:t xml:space="preserve">Once fixation periods have been identified, the second step of I2MC involves interpolating missing data. Missing samples are </w:t>
      </w:r>
      <w:r w:rsidR="006C4B1F">
        <w:t>usually</w:t>
      </w:r>
      <w:r w:rsidR="00B3001E" w:rsidRPr="00B3001E">
        <w:t xml:space="preserve"> due to blinks, head movements, or momentary loss of tracking. I2MC performs a robust interpolation procedure that estimates the most likely gaze position during these gaps, but only when the surrounding data is sufficiently stable. This ensures that the algorithm fills in brief signal losses without introducing false fixations.</w:t>
      </w:r>
      <w:r w:rsidR="00B3001E">
        <w:t xml:space="preserve"> </w:t>
      </w:r>
      <w:r w:rsidR="00B3001E" w:rsidRPr="00B3001E">
        <w:t xml:space="preserve">After interpolation, I2MC applies additional filters to remove noise and outliers, producing a clean sequence of fixations characterized by their onset </w:t>
      </w:r>
      <w:r w:rsidR="006C4B1F">
        <w:t xml:space="preserve">and offset </w:t>
      </w:r>
      <w:r w:rsidR="00B3001E" w:rsidRPr="00B3001E">
        <w:t xml:space="preserve">time, duration, and mean x–y position. </w:t>
      </w:r>
    </w:p>
    <w:p w14:paraId="1D6FD2D8" w14:textId="01327746" w:rsidR="00C322F3" w:rsidRPr="00B3001E" w:rsidRDefault="00B3001E" w:rsidP="00470FB1">
      <w:pPr>
        <w:ind w:firstLine="340"/>
        <w:jc w:val="both"/>
      </w:pPr>
      <w:r>
        <w:t>I</w:t>
      </w:r>
      <w:r w:rsidRPr="00B3001E">
        <w:t>n addition to its robustness to noisy data, the I2MC algorithm is also straightforwar</w:t>
      </w:r>
      <w:r w:rsidR="00C422D9">
        <w:t>d to implement in Python.</w:t>
      </w:r>
      <w:r w:rsidRPr="00B3001E">
        <w:t xml:space="preserve"> Before running the </w:t>
      </w:r>
      <w:r w:rsidR="006C4B1F">
        <w:t>algorithm</w:t>
      </w:r>
      <w:r w:rsidRPr="00B3001E">
        <w:t>, it is necessary to adjust a few key parameters</w:t>
      </w:r>
      <w:r>
        <w:t xml:space="preserve">, </w:t>
      </w:r>
      <w:r w:rsidRPr="00B3001E">
        <w:t>such as the sampling frequency used during data collection</w:t>
      </w:r>
      <w:r>
        <w:t xml:space="preserve">, </w:t>
      </w:r>
      <w:r w:rsidRPr="00B3001E">
        <w:t>to ensure the algorithm is properly optimi</w:t>
      </w:r>
      <w:r>
        <w:t>s</w:t>
      </w:r>
      <w:r w:rsidRPr="00B3001E">
        <w:t>ed for your dataset.</w:t>
      </w:r>
      <w:r>
        <w:t xml:space="preserve"> </w:t>
      </w:r>
      <w:r w:rsidR="006C4B1F">
        <w:t>Hessels and colleagues (</w:t>
      </w:r>
      <w:r w:rsidR="00561159">
        <w:t>201</w:t>
      </w:r>
      <w:r w:rsidR="008D714B">
        <w:t>7</w:t>
      </w:r>
      <w:r w:rsidR="006C4B1F">
        <w:t>)</w:t>
      </w:r>
      <w:r w:rsidRPr="00B3001E">
        <w:t xml:space="preserve"> provide clear and practical guidelines for each of these steps, making the setup process accessible even for researchers with limited programming experience.</w:t>
      </w:r>
    </w:p>
    <w:p w14:paraId="2A1A8BC1" w14:textId="496BB0E2" w:rsidR="00E45F3B" w:rsidRDefault="00C322F3">
      <w:pPr>
        <w:ind w:firstLine="340"/>
        <w:jc w:val="both"/>
      </w:pPr>
      <w:r>
        <w:t>The final – and possibly</w:t>
      </w:r>
      <w:r w:rsidR="00E45F3B" w:rsidRPr="00E45F3B">
        <w:t xml:space="preserve"> the most challenging</w:t>
      </w:r>
      <w:r>
        <w:t xml:space="preserve"> – a</w:t>
      </w:r>
      <w:r w:rsidR="00E45F3B" w:rsidRPr="00E45F3B">
        <w:t xml:space="preserve">spect of eye-tracking </w:t>
      </w:r>
      <w:r>
        <w:t>data pre-processing</w:t>
      </w:r>
      <w:r w:rsidRPr="00E45F3B">
        <w:t xml:space="preserve"> </w:t>
      </w:r>
      <w:r w:rsidR="00E45F3B" w:rsidRPr="00E45F3B">
        <w:t>is moving from fixation</w:t>
      </w:r>
      <w:r>
        <w:t>s</w:t>
      </w:r>
      <w:r w:rsidR="00E45F3B" w:rsidRPr="00E45F3B">
        <w:t xml:space="preserve"> to variables of interest</w:t>
      </w:r>
      <w:r w:rsidR="007C00AA">
        <w:t>. Given the lack of</w:t>
      </w:r>
      <w:r w:rsidR="00E45F3B" w:rsidRPr="00E45F3B">
        <w:t xml:space="preserve"> universally accepted guidelines</w:t>
      </w:r>
      <w:r w:rsidR="007C00AA">
        <w:t xml:space="preserve">, early-career researchers are left </w:t>
      </w:r>
      <w:r>
        <w:t>not only with the</w:t>
      </w:r>
      <w:r w:rsidR="007C00AA">
        <w:t xml:space="preserve"> task of </w:t>
      </w:r>
      <w:r w:rsidR="007C00AA" w:rsidRPr="00E45F3B">
        <w:t>implement</w:t>
      </w:r>
      <w:r w:rsidR="007C00AA">
        <w:t>ing</w:t>
      </w:r>
      <w:r>
        <w:t xml:space="preserve"> (often from scratch)</w:t>
      </w:r>
      <w:r w:rsidR="007C00AA" w:rsidRPr="00E45F3B">
        <w:t xml:space="preserve"> the code to extract relevant metrics from </w:t>
      </w:r>
      <w:r>
        <w:t>the</w:t>
      </w:r>
      <w:r w:rsidR="007C00AA" w:rsidRPr="00E45F3B">
        <w:t xml:space="preserve"> data</w:t>
      </w:r>
      <w:r w:rsidR="007C00AA">
        <w:t xml:space="preserve">, but also </w:t>
      </w:r>
      <w:r w:rsidR="006152A0">
        <w:t xml:space="preserve">to make critical decisions about the pre-processing: </w:t>
      </w:r>
      <w:r w:rsidR="00E45F3B" w:rsidRPr="00E45F3B">
        <w:t xml:space="preserve">How do I define Areas of Interest (AOIs)? What is the optimal time window </w:t>
      </w:r>
      <w:r w:rsidR="006152A0">
        <w:t>in which the variable of interest should be measured</w:t>
      </w:r>
      <w:r w:rsidR="00E45F3B" w:rsidRPr="00E45F3B">
        <w:t xml:space="preserve">? </w:t>
      </w:r>
      <w:r w:rsidR="00E45F3B">
        <w:t>On</w:t>
      </w:r>
      <w:r w:rsidR="00E45F3B" w:rsidRPr="00E45F3B">
        <w:t> DevStart, we offer a set of practical guidelines drawn from our experience and the established practices used in our research groups. Specifically, we provide the code we typically use to define AOIs and to extract key gaze metrics such as saccadic latenc</w:t>
      </w:r>
      <w:r w:rsidR="007C00AA">
        <w:t>y</w:t>
      </w:r>
      <w:r w:rsidR="00080CF2">
        <w:t xml:space="preserve"> and</w:t>
      </w:r>
      <w:r w:rsidR="007C00AA">
        <w:t xml:space="preserve"> looking time</w:t>
      </w:r>
      <w:r w:rsidR="00DE2797">
        <w:t>.</w:t>
      </w:r>
    </w:p>
    <w:p w14:paraId="16025F81" w14:textId="436D9F8C" w:rsidR="008D743F" w:rsidRDefault="007E1B1D" w:rsidP="00080CF2">
      <w:pPr>
        <w:ind w:firstLine="340"/>
        <w:jc w:val="both"/>
      </w:pPr>
      <w:r w:rsidRPr="007E1B1D">
        <w:t xml:space="preserve">In our example paradigm, we define </w:t>
      </w:r>
      <w:r w:rsidRPr="002F08C8">
        <w:rPr>
          <w:bCs/>
        </w:rPr>
        <w:t>Areas of Interest (AOIs)</w:t>
      </w:r>
      <w:r w:rsidRPr="007E1B1D">
        <w:t xml:space="preserve"> specifically around the target stimuli to cleanly capture both </w:t>
      </w:r>
      <w:r w:rsidRPr="002F08C8">
        <w:rPr>
          <w:bCs/>
        </w:rPr>
        <w:t>saccadic latency</w:t>
      </w:r>
      <w:r w:rsidRPr="007E1B1D">
        <w:t xml:space="preserve"> and </w:t>
      </w:r>
      <w:r w:rsidRPr="002F08C8">
        <w:rPr>
          <w:bCs/>
        </w:rPr>
        <w:t>looking time</w:t>
      </w:r>
      <w:r w:rsidRPr="007E1B1D">
        <w:t xml:space="preserve">. These AOIs are drawn so they </w:t>
      </w:r>
      <w:r w:rsidRPr="002F08C8">
        <w:rPr>
          <w:bCs/>
        </w:rPr>
        <w:t>do not overlap</w:t>
      </w:r>
      <w:r w:rsidRPr="007E1B1D">
        <w:t xml:space="preserve"> with each other or with the preceding cue’s region, ensuring that any gaze within an AOI can be unambiguously attributed to the target. In addition, </w:t>
      </w:r>
      <w:r w:rsidRPr="002F08C8">
        <w:rPr>
          <w:bCs/>
        </w:rPr>
        <w:t>each AOI has the same size</w:t>
      </w:r>
      <w:r w:rsidRPr="007E1B1D">
        <w:t>, preventing artificial differences in measured gaze behavio</w:t>
      </w:r>
      <w:r>
        <w:t>u</w:t>
      </w:r>
      <w:r w:rsidRPr="007E1B1D">
        <w:t xml:space="preserve">r that could arise from larger or smaller regions. </w:t>
      </w:r>
      <w:r>
        <w:t xml:space="preserve">Regarding the time of interest, it varies between the two measures of interest. </w:t>
      </w:r>
      <w:r w:rsidRPr="007E1B1D">
        <w:t xml:space="preserve">For </w:t>
      </w:r>
      <w:r w:rsidRPr="002F08C8">
        <w:rPr>
          <w:bCs/>
        </w:rPr>
        <w:t>saccadic latency</w:t>
      </w:r>
      <w:r w:rsidRPr="007E1B1D">
        <w:t>, we include the inter</w:t>
      </w:r>
      <w:r>
        <w:t>-</w:t>
      </w:r>
      <w:r w:rsidRPr="007E1B1D">
        <w:t>stimulus interval between the cue and the target so we can detect whether infants make anticipatory saccades (i.e., they shift their gaze to the target’s AOI before it actually appears).</w:t>
      </w:r>
      <w:r>
        <w:t xml:space="preserve"> Given that it takes a minimum of 200 ms to plan and execute a saccade, any saccade that lands on the target before 100 ms after target appearance can be considered as anticipatory, because its planning must have started before the target was presented.</w:t>
      </w:r>
      <w:r w:rsidRPr="007E1B1D">
        <w:t xml:space="preserve"> For </w:t>
      </w:r>
      <w:r w:rsidRPr="002F08C8">
        <w:rPr>
          <w:bCs/>
        </w:rPr>
        <w:t>looking time</w:t>
      </w:r>
      <w:r w:rsidRPr="007E1B1D">
        <w:t xml:space="preserve">, </w:t>
      </w:r>
      <w:r>
        <w:t>the time of interest is</w:t>
      </w:r>
      <w:r w:rsidRPr="007E1B1D">
        <w:t xml:space="preserve"> the total duration within the target’s AOI </w:t>
      </w:r>
      <w:r w:rsidRPr="002F08C8">
        <w:rPr>
          <w:bCs/>
        </w:rPr>
        <w:t>only</w:t>
      </w:r>
      <w:r w:rsidRPr="007E1B1D">
        <w:t xml:space="preserve"> from the moment the target is displayed, capturing how long infants visually engage with the stimulus once it is on screen.</w:t>
      </w:r>
      <w:r>
        <w:t xml:space="preserve"> </w:t>
      </w:r>
    </w:p>
    <w:p w14:paraId="28CF2B12" w14:textId="7EEB0257" w:rsidR="006A6E93" w:rsidRDefault="007E1B1D" w:rsidP="002F08C8">
      <w:pPr>
        <w:jc w:val="both"/>
      </w:pPr>
      <w:r>
        <w:t>What we hope to illustrate with these examples is broader than the specific decisions that concern our task: We want to show how to think critically about the crucial pre-processing steps involving the decision of the optimal areas and times of interest. This way of thinking can then be applied to any experimental paradigm or measure of interest, no matter its specifics.</w:t>
      </w:r>
    </w:p>
    <w:p w14:paraId="55845CAE" w14:textId="25CD2B1A" w:rsidR="00C322F3" w:rsidRPr="002F08C8" w:rsidRDefault="00DE2797" w:rsidP="002F08C8">
      <w:pPr>
        <w:pStyle w:val="Heading2"/>
        <w:rPr>
          <w:b/>
          <w:bCs/>
          <w:i/>
          <w:iCs/>
          <w:color w:val="000000" w:themeColor="text1"/>
        </w:rPr>
      </w:pPr>
      <w:r w:rsidRPr="002F08C8">
        <w:rPr>
          <w:b/>
          <w:bCs/>
          <w:i/>
          <w:iCs/>
          <w:color w:val="000000" w:themeColor="text1"/>
        </w:rPr>
        <w:t>Pupillometry data</w:t>
      </w:r>
    </w:p>
    <w:p w14:paraId="1136CEE1" w14:textId="2ED82E6A" w:rsidR="00080CF2" w:rsidRPr="00080CF2" w:rsidRDefault="00080CF2" w:rsidP="00080CF2">
      <w:pPr>
        <w:ind w:firstLine="340"/>
        <w:jc w:val="both"/>
      </w:pPr>
      <w:r w:rsidRPr="00080CF2">
        <w:rPr>
          <w:bCs/>
        </w:rPr>
        <w:t>Pupillometry</w:t>
      </w:r>
      <w:r w:rsidRPr="00080CF2">
        <w:t xml:space="preserve">—the measurement of changes in pupil diameter—has become a powerful tool for studying both attentional and affective </w:t>
      </w:r>
      <w:r w:rsidR="00561159">
        <w:t xml:space="preserve">processes in cognitive science </w:t>
      </w:r>
      <w:r w:rsidR="00561159">
        <w:fldChar w:fldCharType="begin"/>
      </w:r>
      <w:r w:rsidR="00561159">
        <w:instrText xml:space="preserve"> ADDIN ZOTERO_ITEM CSL_CITATION {"citationID":"1fyn1QZY","properties":{"formattedCitation":"(Math\\uc0\\u244{}t, 2018)","plainCitation":"(Mathôt, 2018)","noteIndex":0},"citationItems":[{"id":182,"uris":["http://zotero.org/users/10009842/items/59NNNDEC"],"itemData":{"id":182,"type":"article-journal","abstract":"Pupils respond to three distinct kinds of stimuli: they constrict in response to brightness (the pupil light response), constrict in response to near fixation (the pupil near response), and dilate in response to increases in arousal and mental effort, either triggered by an external stimulus or spontaneously. In this review, I describe these three pupil responses, how they are related to high-level cognition, and the neural pathways that control them. I also discuss the functional relevance of pupil responses, that is, how pupil responses help us to better see the world. Although pupil responses likely serve many functions, not all of which are fully under-stood, one important function is to optimize vision either for acuity (small pupils see sharper) and depth of field (small pupils see sharply at a wider range of distances), or for sensitivity (large pupils are better able to detect faint stimuli); that is, pupils change their size to optimize vision for a particular situation. In many ways, pupil responses are similar to other eye move-ments, such as saccades and smooth pursuit: like these other eye movements, pupil responses have properties of both reflexive and voluntary action, and are part of active visual exploration. Seeing is an activity. We do not passively let visual information fall onto our retina, but actively seek out objects of interest by moving our body, head, and eyes. The saccadic and smooth-pursuit eye movements that control gaze direction have been extensively studied (e.g. Kowler, 2011). But eye movements do far more than direct gaze. Once gaze has been directed at an object of interest, our eyes continue to move to provide our brain with the best possible image: the curvature of the lens changes (accomodates) to control focus; and our pupils enlarge (dilate) or shrink (constrict) to control how much of the lens's surface is exposed, and consequently how much light enters the eye. In this review, I will focus on this last type of eye movement: pupil responses. The pupil changes its size in response to three distinct kinds of stimuli: it constricts in response to bright-ness (the pupil light response, or PLR) and near fixation (the pupil near response, or PNR); and it dilates in response to increased cognitive activity, such as increased levels of arousal or mental effort (the psychosensory pupil response, or PPR). Pupil responses are partly reflexive, in the sense that the same stimulus always leads to a qualitatively similar response: pupils always constrict, and never dilate, in response to light. But pupil responses are also partly voluntary, in the sense that they are modulated by high-level cognition: when you choose to attend to a light in peripheral vision, your pupils constrict more than when you choose to ignore this light (e.g. Binda &amp; Murray, 2015). This is similar to other eye movements, such as saccades and smooth pursuit, which also have properties of both reflexive and voluntary action (e.g. Zoest, Stigchel, &amp; Donk, 2017). One aim of this review is to discuss how the different kinds of pupil responses are modulated by high-level cognition. Current understanding of pupil responses is largely descriptive. We know what kind of stimuli trigger pupil responses, and we know, more or less, which neural pathways underly these responses. But we do not fully understand why the pupil responds in the way it does. This is different from other eye movements, for which the function is generally clearer; for example, saccadic and smooth pursuit eye movements serve to","container-title":"Journal of Cognition","DOI":"10.5334/joc.18","ISSN":"2514-4820","issue":"1","note":"publisher: Ubiquity Press, Ltd.","page":"1-23","title":"Pupillometry: Psychology, Physiology, and Function","volume":"1","author":[{"family":"Mathôt","given":"Sebastiaan"}],"issued":{"date-parts":[["2018",2,21]]}}}],"schema":"https://github.com/citation-style-language/schema/raw/master/csl-citation.json"} </w:instrText>
      </w:r>
      <w:r w:rsidR="00561159">
        <w:fldChar w:fldCharType="separate"/>
      </w:r>
      <w:r w:rsidR="00561159" w:rsidRPr="00561159">
        <w:rPr>
          <w:rFonts w:ascii="Calibri" w:hAnsi="Calibri" w:cs="Calibri"/>
          <w:szCs w:val="24"/>
        </w:rPr>
        <w:t>(Mathôt, 2018)</w:t>
      </w:r>
      <w:r w:rsidR="00561159">
        <w:fldChar w:fldCharType="end"/>
      </w:r>
      <w:r w:rsidRPr="00080CF2">
        <w:t xml:space="preserve">. DevStart showcases how to pre-process pupil signals using the open-source R package </w:t>
      </w:r>
      <w:r w:rsidRPr="00080CF2">
        <w:rPr>
          <w:bCs/>
        </w:rPr>
        <w:t>PupillometryR</w:t>
      </w:r>
      <w:r w:rsidR="00561159">
        <w:t xml:space="preserve"> </w:t>
      </w:r>
      <w:r w:rsidR="00561159">
        <w:fldChar w:fldCharType="begin"/>
      </w:r>
      <w:r w:rsidR="00561159">
        <w:instrText xml:space="preserve"> ADDIN ZOTERO_ITEM CSL_CITATION {"citationID":"I7gxX7kr","properties":{"formattedCitation":"(Forbes, 2020)","plainCitation":"(Forbes, 2020)","noteIndex":0},"citationItems":[{"id":2321,"uris":["http://zotero.org/groups/5789209/items/86K2W2H3"],"itemData":{"id":2321,"type":"article-journal","abstract":"Forbes, S. H., (2020). PupillometryR: An R package for preparing and analysing pupillometry data. Journal of Open Source Software, 5(50), 2285, https://doi.org/10.21105/joss.02285","container-title":"Journal of Open Source Software","DOI":"10.21105/joss.02285","ISSN":"2475-9066","issue":"50","language":"en","page":"2285","source":"joss.theoj.org","title":"PupillometryR: An R package for preparing and analysing pupillometry data","title-short":"PupillometryR","volume":"5","author":[{"family":"Forbes","given":"Samuel H."}],"issued":{"date-parts":[["2020",6,20]]}}}],"schema":"https://github.com/citation-style-language/schema/raw/master/csl-citation.json"} </w:instrText>
      </w:r>
      <w:r w:rsidR="00561159">
        <w:fldChar w:fldCharType="separate"/>
      </w:r>
      <w:r w:rsidR="00561159" w:rsidRPr="00561159">
        <w:rPr>
          <w:rFonts w:ascii="Calibri" w:hAnsi="Calibri" w:cs="Calibri"/>
        </w:rPr>
        <w:t>(Forbes, 2020)</w:t>
      </w:r>
      <w:r w:rsidR="00561159">
        <w:fldChar w:fldCharType="end"/>
      </w:r>
      <w:r w:rsidRPr="00080CF2">
        <w:t xml:space="preserve">. PupillometryR is particularly useful </w:t>
      </w:r>
      <w:r>
        <w:t xml:space="preserve">when the amount of missing data is high, because </w:t>
      </w:r>
      <w:r w:rsidRPr="00080CF2">
        <w:t xml:space="preserve">it operates on a </w:t>
      </w:r>
      <w:r w:rsidRPr="00080CF2">
        <w:rPr>
          <w:i/>
          <w:iCs/>
        </w:rPr>
        <w:t>trial-by-trial</w:t>
      </w:r>
      <w:r>
        <w:t xml:space="preserve"> basis: This allows</w:t>
      </w:r>
      <w:r w:rsidRPr="00080CF2">
        <w:t xml:space="preserve"> single trials with poor data quality to be discarded without excluding the entire participant.</w:t>
      </w:r>
    </w:p>
    <w:p w14:paraId="7EAB4329" w14:textId="7E6013A8" w:rsidR="00080CF2" w:rsidRPr="00080CF2" w:rsidRDefault="00080CF2" w:rsidP="00080CF2">
      <w:pPr>
        <w:ind w:firstLine="340"/>
        <w:jc w:val="both"/>
      </w:pPr>
      <w:r w:rsidRPr="00080CF2">
        <w:lastRenderedPageBreak/>
        <w:t>The pre-processing pipeline we present on DevStart begins with reading raw pupil data (including separate traces for the left and right eyes) and organizing the data such that each trial has a clear start and end time. We then handle noisy segments by regressing one eye’s data onto the other, removing or interpolating blink artifacts, and filtering out high-frequency fluctuations that do not reflect genuine physiological changes. Next, PupillometryR’s functions identify trials with excessive missingness (e.g., due to fussiness or poor calibration) and remove them according to user-defined thresholds. The clean segments are subsequently downsampled to a lower frequency (e.g., 20Hz) to further reduce noise, and a baseline correction is applied so that each trial’s pupil signal is aligned to a stable reference point prior to stimulus onset.</w:t>
      </w:r>
    </w:p>
    <w:p w14:paraId="773CBA49" w14:textId="77777777" w:rsidR="00192CAD" w:rsidRDefault="00080CF2" w:rsidP="00192CAD">
      <w:pPr>
        <w:ind w:firstLine="340"/>
        <w:jc w:val="both"/>
      </w:pPr>
      <w:r w:rsidRPr="00080CF2">
        <w:t xml:space="preserve">Finally, to illustrate how we link these pre-processed signals to the hypotheses in our </w:t>
      </w:r>
      <w:r w:rsidR="006A6E93">
        <w:t xml:space="preserve">example </w:t>
      </w:r>
      <w:r w:rsidRPr="00080CF2">
        <w:t xml:space="preserve">paradigm, we </w:t>
      </w:r>
      <w:r w:rsidRPr="006A6E93">
        <w:t xml:space="preserve">extract </w:t>
      </w:r>
      <w:r w:rsidRPr="006A6E93">
        <w:rPr>
          <w:bCs/>
        </w:rPr>
        <w:t>baseline-corrected pupil size</w:t>
      </w:r>
      <w:r w:rsidRPr="00080CF2">
        <w:t xml:space="preserve"> as our main dependent measure during the 2-second observation window for each cue. Concretely, we subtract each participant’s pre-stimulus baseline from the pupil time course, ensuring that any changes in pupil diameter can be attributed to differences in the </w:t>
      </w:r>
      <w:r w:rsidR="006A6E93">
        <w:t xml:space="preserve">cognitive processes occurring during the presentation of </w:t>
      </w:r>
      <w:r w:rsidRPr="00080CF2">
        <w:t xml:space="preserve">the circle and square </w:t>
      </w:r>
      <w:r w:rsidR="006A6E93">
        <w:t xml:space="preserve">cue </w:t>
      </w:r>
      <w:r w:rsidRPr="00080CF2">
        <w:t xml:space="preserve">stimuli. This final, cleaned, and baseline-corrected metric is then ready for statistical analyses aimed at testing </w:t>
      </w:r>
      <w:r w:rsidR="006A6E93">
        <w:t>our original prediction (i.e., that greater pupil size is expected in anticipation of a more interesting stimulus)</w:t>
      </w:r>
      <w:r w:rsidRPr="00080CF2">
        <w:t>.</w:t>
      </w:r>
      <w:r w:rsidR="00C422D9">
        <w:t xml:space="preserve"> Van Rij and colleagues </w:t>
      </w:r>
      <w:r w:rsidR="00C422D9">
        <w:fldChar w:fldCharType="begin"/>
      </w:r>
      <w:r w:rsidR="00C61335">
        <w:instrText xml:space="preserve"> ADDIN ZOTERO_ITEM CSL_CITATION {"citationID":"X4fjMDNR","properties":{"formattedCitation":"(van Rij et al., 2019)","plainCitation":"(van Rij et al., 2019)","dontUpdate":true,"noteIndex":0},"citationItems":[{"id":2316,"uris":["http://zotero.org/groups/5789209/items/WQ97V4UG"],"itemData":{"id":2316,"type":"article-journal","abstract":"This article provides a tutorial for analyzing pupillometric data. Pupil dilation has become increasingly popular in psychological and psycholinguistic research as a measure to trace language processing. However, there is no general consensus about procedures to analyze the data, with most studies analyzing extracted features from the pupil dilation data instead of analyzing the pupil dilation trajectories directly. Recent studies have started to apply nonlinear regression and other methods to analyze the pupil dilation trajectories directly, utilizing all available information in the continuously measured signal. This article applies a nonlinear regression analysis, generalized additive mixed modeling, and illustrates how to analyze the full-time course of the pupil dilation signal. The regression analysis is particularly suited for analyzing pupil dilation in the fields of psychological and psycholinguistic research because generalized additive mixed models can include complex nonlinear interactions for investigating the effects of properties of stimuli (e.g., formant frequency) or participants (e.g., working memory score) on the pupil dilation signal. To account for the variation due to participants and items, nonlinear random effects can be included. However, one of the challenges for analyzing time series data is dealing with the autocorrelation in the residuals, which is rather extreme for the pupillary signal. On the basis of simulations, we explain potential causes of this extreme autocorrelation, and on the basis of the experimental data, we show how to reduce their adverse effects, allowing a much more coherent interpretation of pupillary data than possible with feature-based techniques.","container-title":"Trends in Hearing","DOI":"10.1177/2331216519832483","note":"Citation Key: doi:10.1177/2331216519832483\ntex.eprint: https://doi.org/10.1177/2331216519832483","page":"2331216519832483","title":"Analyzing the time course of pupillometric data","volume":"23","author":[{"family":"Rij","given":"Jacolien","non-dropping-particle":"van"},{"family":"Hendriks","given":"Petra"},{"family":"Rijn","given":"Hedderik","non-dropping-particle":"van"},{"family":"Baayen","given":"R. Harald"},{"family":"Wood","given":"Simon N."}],"issued":{"date-parts":[["2019"]]}}}],"schema":"https://github.com/citation-style-language/schema/raw/master/csl-citation.json"} </w:instrText>
      </w:r>
      <w:r w:rsidR="00C422D9">
        <w:fldChar w:fldCharType="separate"/>
      </w:r>
      <w:r w:rsidR="000E01F9">
        <w:rPr>
          <w:rFonts w:ascii="Calibri" w:hAnsi="Calibri" w:cs="Calibri"/>
        </w:rPr>
        <w:t>(</w:t>
      </w:r>
      <w:r w:rsidR="00C422D9" w:rsidRPr="00C422D9">
        <w:rPr>
          <w:rFonts w:ascii="Calibri" w:hAnsi="Calibri" w:cs="Calibri"/>
        </w:rPr>
        <w:t>2019)</w:t>
      </w:r>
      <w:r w:rsidR="00C422D9">
        <w:fldChar w:fldCharType="end"/>
      </w:r>
      <w:r w:rsidR="00C422D9">
        <w:t xml:space="preserve"> offer a very useful illustration on how to best perform statistical analysis on pupillometric data.</w:t>
      </w:r>
    </w:p>
    <w:p w14:paraId="0D73B211" w14:textId="77777777" w:rsidR="00DE2797" w:rsidRDefault="00521585" w:rsidP="002F08C8">
      <w:pPr>
        <w:ind w:firstLine="340"/>
        <w:jc w:val="center"/>
        <w:rPr>
          <w:del w:id="34" w:author="Tommaso Ghilardi (Staff)" w:date="2025-07-15T16:22:00Z" w16du:dateUtc="2025-07-15T15:22:00Z"/>
        </w:rPr>
      </w:pPr>
      <w:del w:id="35" w:author="Tommaso Ghilardi (Staff)" w:date="2025-07-15T16:22:00Z" w16du:dateUtc="2025-07-15T15:22:00Z">
        <w:r>
          <w:delText>[add figure with pupil data at different pupillometryR preprocessing steps]</w:delText>
        </w:r>
      </w:del>
    </w:p>
    <w:p w14:paraId="60B2861E" w14:textId="77777777" w:rsidR="00D94677" w:rsidRDefault="00192CAD" w:rsidP="00192CAD">
      <w:pPr>
        <w:jc w:val="both"/>
        <w:rPr>
          <w:ins w:id="36" w:author="Tommaso Ghilardi (Staff)" w:date="2025-07-15T16:22:00Z" w16du:dateUtc="2025-07-15T15:22:00Z"/>
        </w:rPr>
      </w:pPr>
      <w:ins w:id="37" w:author="Tommaso Ghilardi (Staff)" w:date="2025-07-15T16:22:00Z" w16du:dateUtc="2025-07-15T15:22:00Z">
        <w:r>
          <w:rPr>
            <w:noProof/>
          </w:rPr>
          <w:drawing>
            <wp:inline distT="0" distB="0" distL="0" distR="0" wp14:anchorId="5499910D" wp14:editId="32197050">
              <wp:extent cx="5731510" cy="4776470"/>
              <wp:effectExtent l="0" t="0" r="2540" b="5080"/>
              <wp:docPr id="166715408"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408" name="Picture 3" descr="A close-up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ins>
    </w:p>
    <w:p w14:paraId="4159216B" w14:textId="225AC643" w:rsidR="00952485" w:rsidRPr="00E5182C" w:rsidRDefault="00E5182C" w:rsidP="00192CAD">
      <w:pPr>
        <w:jc w:val="both"/>
        <w:rPr>
          <w:ins w:id="38" w:author="Tommaso Ghilardi (Staff)" w:date="2025-07-15T16:22:00Z" w16du:dateUtc="2025-07-15T15:22:00Z"/>
          <w:bCs/>
        </w:rPr>
      </w:pPr>
      <w:ins w:id="39" w:author="Tommaso Ghilardi (Staff)" w:date="2025-07-15T16:22:00Z" w16du:dateUtc="2025-07-15T15:22:00Z">
        <w:r w:rsidRPr="00E5182C">
          <w:rPr>
            <w:b/>
            <w:sz w:val="20"/>
          </w:rPr>
          <w:lastRenderedPageBreak/>
          <w:t xml:space="preserve">Figure 4. Overview of the pupil‐processing pipeline. </w:t>
        </w:r>
        <w:r w:rsidRPr="00E5182C">
          <w:rPr>
            <w:bCs/>
            <w:sz w:val="20"/>
          </w:rPr>
          <w:t>Top panel shows raw pupil traces from left (purple) and right (gray) eyes for six simulated subjects, with shaded bands marking event periods. Bottom-left panel walks through each preprocessing step—averaging the two eyes, filtering and downsampling, epoching, interpolation, and baseline correction—illustrating how the signal is cleaned at each stage. Bottom-right panel displays the group-average post-cue pupil response (solid line) alongside the model fit (dashed line), with shaded areas representing ± SE.</w:t>
        </w:r>
      </w:ins>
    </w:p>
    <w:p w14:paraId="7BE2393A" w14:textId="77777777" w:rsidR="00DE2797" w:rsidRDefault="00DE2797" w:rsidP="00DE2797">
      <w:pPr>
        <w:ind w:firstLine="340"/>
        <w:jc w:val="both"/>
      </w:pPr>
    </w:p>
    <w:p w14:paraId="51E45F7E" w14:textId="77777777" w:rsidR="00C322F3" w:rsidRPr="002F08C8" w:rsidRDefault="00C322F3" w:rsidP="002F08C8">
      <w:pPr>
        <w:pStyle w:val="Heading1"/>
        <w:rPr>
          <w:b/>
          <w:bCs/>
          <w:color w:val="000000" w:themeColor="text1"/>
        </w:rPr>
      </w:pPr>
      <w:r w:rsidRPr="002F08C8">
        <w:rPr>
          <w:b/>
          <w:bCs/>
          <w:color w:val="000000" w:themeColor="text1"/>
        </w:rPr>
        <w:t>Data analysis</w:t>
      </w:r>
    </w:p>
    <w:p w14:paraId="278D041A" w14:textId="743AA031" w:rsidR="00717595" w:rsidRDefault="00717595" w:rsidP="002F08C8">
      <w:pPr>
        <w:ind w:firstLine="340"/>
        <w:jc w:val="both"/>
      </w:pPr>
      <w:commentRangeStart w:id="40"/>
      <w:r w:rsidRPr="00717595">
        <w:t xml:space="preserve">The approach we advocate in DevStart goes beyond classic </w:t>
      </w:r>
      <w:r w:rsidRPr="00717595">
        <w:rPr>
          <w:i/>
          <w:iCs/>
        </w:rPr>
        <w:t>t</w:t>
      </w:r>
      <w:r w:rsidRPr="00717595">
        <w:t>-tests and ANOVAs, because those methods can be limiting when dealing with multiple pred</w:t>
      </w:r>
      <w:r>
        <w:t>ictors or repeated measurements; They can</w:t>
      </w:r>
      <w:r w:rsidRPr="00717595">
        <w:t xml:space="preserve"> only compare </w:t>
      </w:r>
      <w:r>
        <w:t>a limited number of categorical</w:t>
      </w:r>
      <w:r w:rsidRPr="00717595">
        <w:t xml:space="preserve"> conditions at a time, and struggle with complex designs or unbalanced data. In contrast, </w:t>
      </w:r>
      <w:r w:rsidRPr="002F08C8">
        <w:rPr>
          <w:bCs/>
        </w:rPr>
        <w:t>linear models</w:t>
      </w:r>
      <w:r w:rsidRPr="00717595">
        <w:t>—particularly mixed-effects and generalized variants—</w:t>
      </w:r>
      <w:r>
        <w:t xml:space="preserve">are not only free from these limitations, but also </w:t>
      </w:r>
      <w:r w:rsidR="002A7C77">
        <w:t>hold</w:t>
      </w:r>
      <w:r>
        <w:t xml:space="preserve"> several other advantages. For example, they </w:t>
      </w:r>
      <w:r w:rsidRPr="00717595">
        <w:t xml:space="preserve">offer a flexible framework for capturing individual differences (through random effects) and for dealing with non-normal or bounded data (e.g., reaction times, which often benefit from gamma or lognormal distributions). </w:t>
      </w:r>
      <w:commentRangeEnd w:id="40"/>
      <w:r w:rsidR="00745EDD">
        <w:rPr>
          <w:rStyle w:val="CommentReference"/>
        </w:rPr>
        <w:commentReference w:id="40"/>
      </w:r>
    </w:p>
    <w:p w14:paraId="08205A7C" w14:textId="2A047C97" w:rsidR="002A7C77" w:rsidRPr="00717595" w:rsidRDefault="002A7C77" w:rsidP="002F08C8">
      <w:pPr>
        <w:ind w:firstLine="340"/>
        <w:jc w:val="both"/>
      </w:pPr>
      <w:r>
        <w:t xml:space="preserve">Moreover, extracting </w:t>
      </w:r>
      <w:r w:rsidRPr="002F08C8">
        <w:rPr>
          <w:rStyle w:val="Strong"/>
          <w:b w:val="0"/>
        </w:rPr>
        <w:t>predictions</w:t>
      </w:r>
      <w:r w:rsidRPr="002A7C77">
        <w:t xml:space="preserve"> and </w:t>
      </w:r>
      <w:r w:rsidRPr="002F08C8">
        <w:rPr>
          <w:rStyle w:val="Strong"/>
          <w:b w:val="0"/>
        </w:rPr>
        <w:t>contrasts</w:t>
      </w:r>
      <w:r>
        <w:t xml:space="preserve"> from your linear or generalized linear models is crucial to drawing correct conclusions. Rather than merely relying on </w:t>
      </w:r>
      <w:r>
        <w:rPr>
          <w:rStyle w:val="Emphasis"/>
        </w:rPr>
        <w:t>p</w:t>
      </w:r>
      <w:r>
        <w:t xml:space="preserve">-values or omnibus tests (e.g., ANOVA output) to determine which effects “matter,” these model-based estimates allow you to directly quantify </w:t>
      </w:r>
      <w:r w:rsidRPr="002F08C8">
        <w:rPr>
          <w:rStyle w:val="Strong"/>
          <w:b w:val="0"/>
        </w:rPr>
        <w:t>how</w:t>
      </w:r>
      <w:r>
        <w:t xml:space="preserve"> levels of a factor differ (contrasts) or what the expected outcome is under specific conditions (predictions). This approach not only promotes more </w:t>
      </w:r>
      <w:r>
        <w:rPr>
          <w:rStyle w:val="Strong"/>
          <w:b w:val="0"/>
        </w:rPr>
        <w:t xml:space="preserve">transparent </w:t>
      </w:r>
      <w:r>
        <w:t>reporting but also bolsters the validity of your conclusions, as each statement you make aligns directly with a formal statistical comparison produced by your model.</w:t>
      </w:r>
      <w:r w:rsidR="00BF2ABA">
        <w:t xml:space="preserve"> While these analyses might seem complex, we </w:t>
      </w:r>
      <w:r w:rsidR="00366960">
        <w:t>keep our examples as simple as possible on the DevStart website, breaking down each step with careful explanations and illustrations.</w:t>
      </w:r>
    </w:p>
    <w:p w14:paraId="0DC1B40B" w14:textId="7AD868FE" w:rsidR="00521585" w:rsidRDefault="00717595" w:rsidP="002F08C8">
      <w:pPr>
        <w:ind w:firstLine="340"/>
        <w:jc w:val="both"/>
      </w:pPr>
      <w:r w:rsidRPr="00717595">
        <w:t xml:space="preserve">A further extension is to use </w:t>
      </w:r>
      <w:r w:rsidRPr="002F08C8">
        <w:rPr>
          <w:bCs/>
        </w:rPr>
        <w:t>additive models</w:t>
      </w:r>
      <w:r w:rsidRPr="00717595">
        <w:t xml:space="preserve">, which allow non-linear relationships between predictors and outcomes (e.g., a smooth effect of time or trial number). Additive models enrich the linear framework by fitting smooth “curves” (instead of straight lines) and are particularly relevant </w:t>
      </w:r>
      <w:r>
        <w:t>for timeseries data such as pupil size</w:t>
      </w:r>
      <w:r w:rsidRPr="00717595">
        <w:t>. Such flexibility can greatly improve model fit and interpretability, revealing patterns you might otherwise miss with purely linear assumptions. Crucially, these additive components can still be paired with mixed or generalized modeling, giving you the best of both worlds: random effects for participant-level variability and non-linear functional forms for predictors.</w:t>
      </w:r>
    </w:p>
    <w:p w14:paraId="14676B27" w14:textId="77777777" w:rsidR="00CF4493" w:rsidRDefault="00521585" w:rsidP="002F08C8">
      <w:pPr>
        <w:ind w:firstLine="340"/>
        <w:jc w:val="both"/>
      </w:pPr>
      <w:r>
        <w:t xml:space="preserve">To give an example, we analyse the simulated, pre-processed gaze and pupil data for our simple experimental paradigm. We show how to fit generalised mixed-effect models to looking time and saccadic latency to test our original hypothesis that infants are more motivated to predict the appearance of a more complex (and hence more </w:t>
      </w:r>
      <w:r w:rsidR="00CF4493">
        <w:t>interesting)</w:t>
      </w:r>
      <w:r>
        <w:t xml:space="preserve"> </w:t>
      </w:r>
      <w:r w:rsidR="00CF4493">
        <w:t>stimulus</w:t>
      </w:r>
      <w:r>
        <w:t xml:space="preserve">. We show how to check whether our models respect the assumptions of </w:t>
      </w:r>
      <w:r w:rsidR="00CF4493">
        <w:t>independence, homoscedasticity, normality of residuals, and linearity.</w:t>
      </w:r>
      <w:r>
        <w:t xml:space="preserve"> Then, </w:t>
      </w:r>
      <w:r w:rsidR="00B9697D">
        <w:t xml:space="preserve">we show how to perform the relevant statistical tests and plot the results. </w:t>
      </w:r>
    </w:p>
    <w:p w14:paraId="5B295687" w14:textId="7FB7AF59" w:rsidR="00E278B6" w:rsidRDefault="00CF4493" w:rsidP="002F08C8">
      <w:pPr>
        <w:ind w:firstLine="340"/>
        <w:jc w:val="both"/>
      </w:pPr>
      <w:r>
        <w:t xml:space="preserve">The example results </w:t>
      </w:r>
      <w:r w:rsidR="00B9697D">
        <w:t xml:space="preserve">are depicted in Figure </w:t>
      </w:r>
      <w:del w:id="41" w:author="Tommaso Ghilardi (Staff)" w:date="2025-07-15T17:30:00Z" w16du:dateUtc="2025-07-15T16:30:00Z">
        <w:r w:rsidR="00B9697D" w:rsidDel="00AB25F8">
          <w:delText xml:space="preserve">NNN </w:delText>
        </w:r>
      </w:del>
      <w:ins w:id="42" w:author="Tommaso Ghilardi (Staff)" w:date="2025-07-15T17:30:00Z" w16du:dateUtc="2025-07-15T16:30:00Z">
        <w:r w:rsidR="00AB25F8">
          <w:t>4</w:t>
        </w:r>
        <w:r w:rsidR="00AB25F8">
          <w:t xml:space="preserve"> </w:t>
        </w:r>
      </w:ins>
      <w:r w:rsidR="00B9697D">
        <w:t xml:space="preserve">for gaze data, and Figure </w:t>
      </w:r>
      <w:del w:id="43" w:author="Tommaso Ghilardi (Staff)" w:date="2025-07-15T17:30:00Z" w16du:dateUtc="2025-07-15T16:30:00Z">
        <w:r w:rsidR="00B9697D" w:rsidDel="00AB25F8">
          <w:delText xml:space="preserve">NNN </w:delText>
        </w:r>
      </w:del>
      <w:ins w:id="44" w:author="Tommaso Ghilardi (Staff)" w:date="2025-07-15T17:30:00Z" w16du:dateUtc="2025-07-15T16:30:00Z">
        <w:r w:rsidR="00AB25F8">
          <w:t>5</w:t>
        </w:r>
        <w:r w:rsidR="00AB25F8">
          <w:t xml:space="preserve"> </w:t>
        </w:r>
      </w:ins>
      <w:r w:rsidR="00B9697D">
        <w:t>for pupillometry</w:t>
      </w:r>
      <w:r w:rsidR="00E278B6">
        <w:t>. We show that in our simulated data, over time, “i</w:t>
      </w:r>
      <w:r w:rsidR="00B9697D">
        <w:t>nfants</w:t>
      </w:r>
      <w:r w:rsidR="00E278B6">
        <w:t>”</w:t>
      </w:r>
      <w:r w:rsidR="00B9697D">
        <w:t xml:space="preserve"> look faster at t</w:t>
      </w:r>
      <w:r w:rsidR="00E278B6">
        <w:t>he more complex target stimulus, which would indicate a greater motivation to learn to predict the complex stimulus over the simple one. Regarding looking time, we show that they look at the more complex stimulus</w:t>
      </w:r>
      <w:r w:rsidR="00B9697D">
        <w:t xml:space="preserve"> for longer, </w:t>
      </w:r>
      <w:r w:rsidR="00E278B6">
        <w:t>which w</w:t>
      </w:r>
      <w:r>
        <w:t>ould indicate greater interest</w:t>
      </w:r>
      <w:r w:rsidR="00E278B6">
        <w:t xml:space="preserve"> in the complex stimulus compared to the simple one. Finally, we show that </w:t>
      </w:r>
      <w:r w:rsidR="00B9697D">
        <w:t xml:space="preserve">their baseline-corrected pupil size during the cue presentation is greater for the cue that </w:t>
      </w:r>
      <w:r w:rsidR="00B9697D">
        <w:lastRenderedPageBreak/>
        <w:t>is predictive of the complex stimulus.</w:t>
      </w:r>
      <w:r w:rsidR="00E278B6">
        <w:t xml:space="preserve"> This indicates they expect to gather more information by looking at the complex target</w:t>
      </w:r>
      <w:r>
        <w:t xml:space="preserve"> stimulus</w:t>
      </w:r>
      <w:r w:rsidR="00E278B6">
        <w:t>. Beyond a focus on these group-level results, we also show how to use random intercepts and slopes to look at individual variability in these effects.</w:t>
      </w:r>
    </w:p>
    <w:p w14:paraId="2A82FC63" w14:textId="77777777" w:rsidR="002A7C77" w:rsidRDefault="00CF4493" w:rsidP="002F08C8">
      <w:pPr>
        <w:ind w:firstLine="340"/>
        <w:jc w:val="center"/>
        <w:rPr>
          <w:del w:id="45" w:author="Tommaso Ghilardi (Staff)" w:date="2025-07-15T16:22:00Z" w16du:dateUtc="2025-07-15T15:22:00Z"/>
        </w:rPr>
      </w:pPr>
      <w:del w:id="46" w:author="Tommaso Ghilardi (Staff)" w:date="2025-07-15T16:22:00Z" w16du:dateUtc="2025-07-15T15:22:00Z">
        <w:r>
          <w:delText>[add figure with model checks]</w:delText>
        </w:r>
      </w:del>
    </w:p>
    <w:p w14:paraId="7E191D01" w14:textId="77777777" w:rsidR="00CF4493" w:rsidRDefault="00CF4493" w:rsidP="002F08C8">
      <w:pPr>
        <w:ind w:firstLine="340"/>
        <w:jc w:val="center"/>
        <w:rPr>
          <w:del w:id="47" w:author="Tommaso Ghilardi (Staff)" w:date="2025-07-15T16:22:00Z" w16du:dateUtc="2025-07-15T15:22:00Z"/>
        </w:rPr>
      </w:pPr>
      <w:del w:id="48" w:author="Tommaso Ghilardi (Staff)" w:date="2025-07-15T16:22:00Z" w16du:dateUtc="2025-07-15T15:22:00Z">
        <w:r>
          <w:delText>[add figure with results]</w:delText>
        </w:r>
      </w:del>
    </w:p>
    <w:p w14:paraId="247AB4AA" w14:textId="77777777" w:rsidR="00CF4493" w:rsidRDefault="00CF4493" w:rsidP="00C322F3">
      <w:pPr>
        <w:ind w:firstLine="340"/>
        <w:jc w:val="both"/>
        <w:rPr>
          <w:del w:id="49" w:author="Tommaso Ghilardi (Staff)" w:date="2025-07-15T16:22:00Z" w16du:dateUtc="2025-07-15T15:22:00Z"/>
        </w:rPr>
      </w:pPr>
    </w:p>
    <w:p w14:paraId="6765DAD8" w14:textId="3BD0BB8E" w:rsidR="00D94677" w:rsidRPr="00717595" w:rsidRDefault="00D94677" w:rsidP="00731113">
      <w:pPr>
        <w:jc w:val="center"/>
        <w:rPr>
          <w:ins w:id="50" w:author="Tommaso Ghilardi (Staff)" w:date="2025-07-15T16:22:00Z" w16du:dateUtc="2025-07-15T15:22:00Z"/>
        </w:rPr>
      </w:pPr>
      <w:ins w:id="51" w:author="Tommaso Ghilardi (Staff)" w:date="2025-07-15T16:22:00Z" w16du:dateUtc="2025-07-15T15:22:00Z">
        <w:r>
          <w:rPr>
            <w:noProof/>
          </w:rPr>
          <w:drawing>
            <wp:inline distT="0" distB="0" distL="0" distR="0" wp14:anchorId="51B81452" wp14:editId="2F31E7CC">
              <wp:extent cx="5033893" cy="6941820"/>
              <wp:effectExtent l="0" t="0" r="0" b="0"/>
              <wp:docPr id="841763722" name="Picture 2"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3722" name="Picture 2" descr="A close-up of several graph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911" cy="6951498"/>
                      </a:xfrm>
                      <a:prstGeom prst="rect">
                        <a:avLst/>
                      </a:prstGeom>
                    </pic:spPr>
                  </pic:pic>
                </a:graphicData>
              </a:graphic>
            </wp:inline>
          </w:drawing>
        </w:r>
      </w:ins>
    </w:p>
    <w:p w14:paraId="1C38D22B" w14:textId="77777777" w:rsidR="00731113" w:rsidRDefault="004F117F" w:rsidP="00E25808">
      <w:pPr>
        <w:spacing w:after="0"/>
        <w:jc w:val="both"/>
        <w:rPr>
          <w:ins w:id="52" w:author="Tommaso Ghilardi (Staff)" w:date="2025-07-15T16:22:00Z" w16du:dateUtc="2025-07-15T15:22:00Z"/>
          <w:bCs/>
          <w:sz w:val="20"/>
        </w:rPr>
      </w:pPr>
      <w:ins w:id="53" w:author="Tommaso Ghilardi (Staff)" w:date="2025-07-15T16:22:00Z" w16du:dateUtc="2025-07-15T15:22:00Z">
        <w:r w:rsidRPr="00E25808">
          <w:rPr>
            <w:b/>
            <w:sz w:val="20"/>
          </w:rPr>
          <w:lastRenderedPageBreak/>
          <w:t>Figure 5. Model diagnostics and predictions for the looking‐time analysis.</w:t>
        </w:r>
        <w:r w:rsidR="00E25808">
          <w:rPr>
            <w:b/>
            <w:sz w:val="20"/>
          </w:rPr>
          <w:t xml:space="preserve"> </w:t>
        </w:r>
        <w:r w:rsidRPr="00E25808">
          <w:rPr>
            <w:bCs/>
            <w:sz w:val="20"/>
          </w:rPr>
          <w:t>Top row: Six panels of model checks (from the modelbased package)—(1) posterior predictive density overlaid on observed data, (2) residuals vs. fitted values to assess homogeneity of variance, (3) Cook’s distance vs. leverage for influential points, (4) variance‐inflation factors for collinearity, (5) Q–Q plot of standardized residuals to evaluate uniformity, and (6) Q–Q plots of random‐effect estimates for normality.</w:t>
        </w:r>
      </w:ins>
    </w:p>
    <w:p w14:paraId="46981237" w14:textId="4AE380A1" w:rsidR="00CF4493" w:rsidRPr="00E25808" w:rsidRDefault="004F117F" w:rsidP="00E25808">
      <w:pPr>
        <w:spacing w:after="0"/>
        <w:jc w:val="both"/>
        <w:rPr>
          <w:ins w:id="54" w:author="Tommaso Ghilardi (Staff)" w:date="2025-07-15T16:22:00Z" w16du:dateUtc="2025-07-15T15:22:00Z"/>
          <w:bCs/>
          <w:sz w:val="20"/>
        </w:rPr>
      </w:pPr>
      <w:ins w:id="55" w:author="Tommaso Ghilardi (Staff)" w:date="2025-07-15T16:22:00Z" w16du:dateUtc="2025-07-15T15:22:00Z">
        <w:r w:rsidRPr="00E25808">
          <w:rPr>
            <w:bCs/>
            <w:sz w:val="20"/>
          </w:rPr>
          <w:t>Bottom panel: Model‐predicted looking times (solid lines) across 20 trials for “NoReward” (salmon) and “Reward” (teal), with shaded ribbons showing ± 95 % confidence intervals</w:t>
        </w:r>
        <w:r w:rsidR="00DB6C80" w:rsidRPr="00E25808">
          <w:rPr>
            <w:bCs/>
            <w:sz w:val="20"/>
          </w:rPr>
          <w:t>.</w:t>
        </w:r>
      </w:ins>
    </w:p>
    <w:p w14:paraId="055E2BD0" w14:textId="77777777" w:rsidR="00C322F3" w:rsidRPr="002F08C8" w:rsidRDefault="00C322F3" w:rsidP="002F08C8">
      <w:pPr>
        <w:pStyle w:val="Heading1"/>
        <w:rPr>
          <w:b/>
          <w:bCs/>
          <w:color w:val="000000" w:themeColor="text1"/>
        </w:rPr>
      </w:pPr>
      <w:r w:rsidRPr="002F08C8">
        <w:rPr>
          <w:b/>
          <w:bCs/>
          <w:color w:val="000000" w:themeColor="text1"/>
        </w:rPr>
        <w:t>Future Plans</w:t>
      </w:r>
    </w:p>
    <w:p w14:paraId="62BBA10B" w14:textId="1231DAB0" w:rsidR="003C4FFD" w:rsidRDefault="002A7C77" w:rsidP="002A7C77">
      <w:pPr>
        <w:ind w:firstLine="340"/>
        <w:jc w:val="both"/>
      </w:pPr>
      <w:r w:rsidRPr="002A7C77">
        <w:t>Looking ahead, we plan to expand DevStart with additional tutorials</w:t>
      </w:r>
      <w:r w:rsidR="00CF4493">
        <w:t>. First, some tutorials will</w:t>
      </w:r>
      <w:r w:rsidRPr="002A7C77">
        <w:t xml:space="preserve"> address </w:t>
      </w:r>
      <w:r w:rsidRPr="002F08C8">
        <w:rPr>
          <w:bCs/>
        </w:rPr>
        <w:t>behavio</w:t>
      </w:r>
      <w:r w:rsidR="00006016">
        <w:rPr>
          <w:bCs/>
        </w:rPr>
        <w:t>u</w:t>
      </w:r>
      <w:r w:rsidRPr="002F08C8">
        <w:rPr>
          <w:bCs/>
        </w:rPr>
        <w:t>ral measures</w:t>
      </w:r>
      <w:r w:rsidRPr="002A7C77">
        <w:t xml:space="preserve"> beyond eye-tracking—such as button presses, reaction times, or other motor responses that are often used in </w:t>
      </w:r>
      <w:r w:rsidR="00006016">
        <w:t>cognitive science</w:t>
      </w:r>
      <w:r w:rsidRPr="002A7C77">
        <w:t xml:space="preserve">. These expansions will cover how to set up </w:t>
      </w:r>
      <w:r w:rsidR="00CF4493">
        <w:t xml:space="preserve">experimental paradigms, </w:t>
      </w:r>
      <w:r w:rsidRPr="002A7C77">
        <w:t>data collection</w:t>
      </w:r>
      <w:r w:rsidR="00CF4493">
        <w:t>,</w:t>
      </w:r>
      <w:r w:rsidRPr="002A7C77">
        <w:t xml:space="preserve"> and </w:t>
      </w:r>
      <w:r w:rsidR="00006016">
        <w:t>pre-process</w:t>
      </w:r>
      <w:r w:rsidR="00CF4493">
        <w:t>ing of</w:t>
      </w:r>
      <w:r w:rsidRPr="002A7C77">
        <w:t xml:space="preserve"> behavio</w:t>
      </w:r>
      <w:r w:rsidR="00006016">
        <w:t>u</w:t>
      </w:r>
      <w:r w:rsidRPr="002A7C77">
        <w:t xml:space="preserve">ral data. </w:t>
      </w:r>
    </w:p>
    <w:p w14:paraId="25337D8E" w14:textId="64F417DD" w:rsidR="0095546F" w:rsidRPr="0095546F" w:rsidRDefault="0095546F" w:rsidP="0095546F">
      <w:pPr>
        <w:ind w:firstLine="340"/>
        <w:jc w:val="both"/>
      </w:pPr>
      <w:r w:rsidRPr="0095546F">
        <w:t>It</w:t>
      </w:r>
      <w:r w:rsidR="002F08C8">
        <w:t xml:space="preserve"> i</w:t>
      </w:r>
      <w:r w:rsidRPr="0095546F">
        <w:t>s important to acknowledge that while our current eye-tracking tutorials cover theoretical principles applicable to any eye-tracking system, the specific data collection protocols are optimized for Tobii eye-trackers. This limitation reflects our current hardware access rather than an intentional focus. We plan to expand these tutorials to include other popular eye-tracking systems as we gain access to additional hardware. This expansion will allow researchers using diverse equipment to benefit from our step-by-step guidance while maintaining the same principled approach to experimental design and data analysis.</w:t>
      </w:r>
    </w:p>
    <w:p w14:paraId="436464BC" w14:textId="79538943" w:rsidR="0095546F" w:rsidRPr="0095546F" w:rsidRDefault="0095546F" w:rsidP="0095546F">
      <w:pPr>
        <w:ind w:firstLine="340"/>
        <w:jc w:val="both"/>
      </w:pPr>
      <w:r w:rsidRPr="0095546F">
        <w:t xml:space="preserve">We are also developing a Python package that will serve as a wrapper between tobii_research and PsychoPy libraries. This package will streamline the interaction process with Tobii eye-trackers, making it more accessible for researchers with limited programming experience. Importantly, this development </w:t>
      </w:r>
      <w:r w:rsidR="002F08C8">
        <w:t>will not</w:t>
      </w:r>
      <w:r w:rsidRPr="0095546F">
        <w:t xml:space="preserve"> replace the current approach in DevStart tutorials—we believe researchers should first understand how to interact with eye-trackers at a fundamental level before using higher-level wrappers. Once researchers grasp the underlying principles, this package will offer a simpler interface to common functionalities. Both the low-level tutorials and the simplified wrapper will be available through DevStart.</w:t>
      </w:r>
    </w:p>
    <w:p w14:paraId="40B110F6" w14:textId="618A33B4" w:rsidR="002A7C77" w:rsidRPr="002A7C77" w:rsidRDefault="00081AA4" w:rsidP="00081AA4">
      <w:pPr>
        <w:ind w:firstLine="340"/>
        <w:jc w:val="both"/>
      </w:pPr>
      <w:r w:rsidRPr="00081AA4">
        <w:t>Additionally, we plan to incorporate Bayesian statistical approaches</w:t>
      </w:r>
      <w:r>
        <w:t xml:space="preserve"> </w:t>
      </w:r>
      <w:r w:rsidR="00CF4493">
        <w:t>u</w:t>
      </w:r>
      <w:r w:rsidR="003C4FFD">
        <w:t>sing</w:t>
      </w:r>
      <w:r w:rsidR="003C4FFD" w:rsidRPr="00717595">
        <w:t xml:space="preserve"> </w:t>
      </w:r>
      <w:r w:rsidR="003C4FFD" w:rsidRPr="00E87CA9">
        <w:rPr>
          <w:bCs/>
        </w:rPr>
        <w:t>brms</w:t>
      </w:r>
      <w:r w:rsidR="003C4FFD" w:rsidRPr="00717595">
        <w:t xml:space="preserve"> (Bayesian Regression Models using ‘Stan’)</w:t>
      </w:r>
      <w:r>
        <w:t xml:space="preserve">. </w:t>
      </w:r>
      <w:commentRangeStart w:id="56"/>
      <w:ins w:id="57" w:author="Tommaso Ghilardi (Staff)" w:date="2025-07-15T17:29:00Z">
        <w:r w:rsidR="00AB25F8" w:rsidRPr="00AB25F8">
          <w:t>Bayesian models provide exceptional flexibility in modelling data, allowing researchers to respect the natural distribution of their data rather than forcing transformations to meet restrictive assumptions, thereby preserving important information.</w:t>
        </w:r>
      </w:ins>
      <w:commentRangeEnd w:id="56"/>
      <w:ins w:id="58" w:author="Tommaso Ghilardi (Staff)" w:date="2025-07-15T17:29:00Z" w16du:dateUtc="2025-07-15T16:29:00Z">
        <w:r w:rsidR="00AB25F8">
          <w:rPr>
            <w:rStyle w:val="CommentReference"/>
          </w:rPr>
          <w:commentReference w:id="56"/>
        </w:r>
      </w:ins>
      <w:ins w:id="59" w:author="Tommaso Ghilardi (Staff)" w:date="2025-07-15T17:29:00Z">
        <w:r w:rsidR="00AB25F8" w:rsidRPr="00AB25F8">
          <w:t xml:space="preserve"> </w:t>
        </w:r>
      </w:ins>
      <w:r>
        <w:t xml:space="preserve">This </w:t>
      </w:r>
      <w:ins w:id="60" w:author="Tommaso Ghilardi (Staff)" w:date="2025-07-15T17:29:00Z" w16du:dateUtc="2025-07-15T16:29:00Z">
        <w:r w:rsidR="00AB25F8">
          <w:t xml:space="preserve">unified approach </w:t>
        </w:r>
      </w:ins>
      <w:r>
        <w:t xml:space="preserve">will </w:t>
      </w:r>
      <w:del w:id="61" w:author="Tommaso Ghilardi (Staff)" w:date="2025-07-15T17:29:00Z" w16du:dateUtc="2025-07-15T16:29:00Z">
        <w:r w:rsidR="003C4FFD" w:rsidDel="00AB25F8">
          <w:delText>offer</w:delText>
        </w:r>
        <w:r w:rsidR="001458FD" w:rsidDel="00AB25F8">
          <w:delText xml:space="preserve"> a unified</w:delText>
        </w:r>
        <w:r w:rsidR="003C4FFD" w:rsidRPr="00717595" w:rsidDel="00AB25F8">
          <w:delText xml:space="preserve"> approach that </w:delText>
        </w:r>
      </w:del>
      <w:r w:rsidR="003C4FFD" w:rsidRPr="00717595">
        <w:t>cover</w:t>
      </w:r>
      <w:del w:id="62" w:author="Tommaso Ghilardi (Staff)" w:date="2025-07-15T17:29:00Z" w16du:dateUtc="2025-07-15T16:29:00Z">
        <w:r w:rsidR="003C4FFD" w:rsidRPr="00717595" w:rsidDel="00AB25F8">
          <w:delText xml:space="preserve">s </w:delText>
        </w:r>
      </w:del>
      <w:r w:rsidR="003C4FFD" w:rsidRPr="00717595">
        <w:t>all linear, mixed, genera</w:t>
      </w:r>
      <w:r w:rsidR="003C4FFD">
        <w:t xml:space="preserve">lized, and even additive model within </w:t>
      </w:r>
      <w:r w:rsidR="003C4FFD" w:rsidRPr="00717595">
        <w:t>a single R package</w:t>
      </w:r>
      <w:r w:rsidR="00561159">
        <w:t xml:space="preserve"> </w:t>
      </w:r>
      <w:r w:rsidR="00561159">
        <w:fldChar w:fldCharType="begin"/>
      </w:r>
      <w:r w:rsidR="00561159">
        <w:instrText xml:space="preserve"> ADDIN ZOTERO_ITEM CSL_CITATION {"citationID":"LoNAo8bK","properties":{"formattedCitation":"(B\\uc0\\u252{}rkner, 2017)","plainCitation":"(Bürkner, 2017)","noteIndex":0},"citationItems":[{"id":90,"uris":["http://zotero.org/users/10009842/items/HYJW825M"],"itemData":{"id":90,"type":"article-journal","container-title":"Journal of statistical software","page":"1–28","source":"Google Scholar","title":"brms: An R package for Bayesian multilevel models using Stan","title-short":"brms","volume":"80","author":[{"family":"Bürkner","given":"Paul-Christian"}],"issued":{"date-parts":[["2017"]]}}}],"schema":"https://github.com/citation-style-language/schema/raw/master/csl-citation.json"} </w:instrText>
      </w:r>
      <w:r w:rsidR="00561159">
        <w:fldChar w:fldCharType="separate"/>
      </w:r>
      <w:r w:rsidR="00561159" w:rsidRPr="00561159">
        <w:rPr>
          <w:rFonts w:ascii="Calibri" w:hAnsi="Calibri" w:cs="Calibri"/>
          <w:szCs w:val="24"/>
        </w:rPr>
        <w:t>(Bürkner, 2017)</w:t>
      </w:r>
      <w:r w:rsidR="00561159">
        <w:fldChar w:fldCharType="end"/>
      </w:r>
      <w:r w:rsidR="003C4FFD" w:rsidRPr="00717595">
        <w:t xml:space="preserve">. </w:t>
      </w:r>
      <w:ins w:id="63" w:author="Tommaso Ghilardi (Staff)" w:date="2025-07-15T17:16:00Z" w16du:dateUtc="2025-07-15T16:16:00Z">
        <w:r w:rsidR="00AB7DE7">
          <w:t xml:space="preserve">In addition </w:t>
        </w:r>
      </w:ins>
      <w:r w:rsidR="003C4FFD" w:rsidRPr="00717595">
        <w:t xml:space="preserve">Bayesian statistics bring clear </w:t>
      </w:r>
      <w:r w:rsidR="003C4FFD">
        <w:t xml:space="preserve">additional </w:t>
      </w:r>
      <w:r w:rsidR="003C4FFD" w:rsidRPr="00717595">
        <w:t xml:space="preserve">benefits: they provide full posterior distributions for each parameter (rather than point estimates alone), allow for intuitive uncertainty quantification, and can incorporate prior knowledge (if available) about plausible effect sizes. By relying on these built-in tools, </w:t>
      </w:r>
      <w:r w:rsidR="003C4FFD">
        <w:t>researchers</w:t>
      </w:r>
      <w:r w:rsidR="003C4FFD" w:rsidRPr="00717595">
        <w:t xml:space="preserve"> can avoid the pitfalls of merely chasing </w:t>
      </w:r>
      <w:r w:rsidR="003C4FFD" w:rsidRPr="00717595">
        <w:rPr>
          <w:i/>
          <w:iCs/>
        </w:rPr>
        <w:t>p</w:t>
      </w:r>
      <w:r w:rsidR="003C4FFD" w:rsidRPr="00717595">
        <w:t>-values or simplistic omnibus tests, and instead arrive at robust, data-driven conclusions that reflect the complex nature of developmental phenomena.</w:t>
      </w:r>
      <w:r w:rsidR="003C4FFD">
        <w:t xml:space="preserve"> </w:t>
      </w:r>
      <w:r w:rsidR="002A7C77" w:rsidRPr="002A7C77">
        <w:t xml:space="preserve">In </w:t>
      </w:r>
      <w:r w:rsidR="00006016">
        <w:t>addition</w:t>
      </w:r>
      <w:r w:rsidR="002A7C77" w:rsidRPr="002A7C77">
        <w:t xml:space="preserve">, we hope to introduce </w:t>
      </w:r>
      <w:r w:rsidR="002A7C77" w:rsidRPr="001458FD">
        <w:rPr>
          <w:bCs/>
        </w:rPr>
        <w:t>Bayesian optimal stopping</w:t>
      </w:r>
      <w:r w:rsidR="002A7C77" w:rsidRPr="002A7C77">
        <w:t xml:space="preserve"> strategies that help researchers decide when enough data has been collected, thereby improving efficiency while maintaining robust statistical inference.</w:t>
      </w:r>
    </w:p>
    <w:p w14:paraId="3734B9BD" w14:textId="77777777" w:rsidR="001458FD" w:rsidRDefault="00CF1CBE" w:rsidP="001458FD">
      <w:pPr>
        <w:ind w:firstLine="340"/>
        <w:jc w:val="both"/>
      </w:pPr>
      <w:commentRangeStart w:id="64"/>
      <w:commentRangeStart w:id="65"/>
      <w:r w:rsidRPr="00CF1CBE">
        <w:t>We also hope to</w:t>
      </w:r>
      <w:r>
        <w:t xml:space="preserve"> </w:t>
      </w:r>
      <w:r w:rsidR="002A7C77" w:rsidRPr="002A7C77">
        <w:t xml:space="preserve">integrate </w:t>
      </w:r>
      <w:r w:rsidR="002A7C77" w:rsidRPr="001458FD">
        <w:rPr>
          <w:bCs/>
        </w:rPr>
        <w:t>EEG</w:t>
      </w:r>
      <w:r w:rsidR="002A7C77" w:rsidRPr="00006016">
        <w:t xml:space="preserve"> and </w:t>
      </w:r>
      <w:r w:rsidR="002A7C77" w:rsidRPr="001458FD">
        <w:rPr>
          <w:bCs/>
        </w:rPr>
        <w:t>fNIRS</w:t>
      </w:r>
      <w:r w:rsidR="002A7C77" w:rsidRPr="00006016">
        <w:t xml:space="preserve"> tutorials using </w:t>
      </w:r>
      <w:r w:rsidR="002A7C77" w:rsidRPr="001458FD">
        <w:rPr>
          <w:bCs/>
        </w:rPr>
        <w:t>open-source tools</w:t>
      </w:r>
      <w:r w:rsidR="002A7C77" w:rsidRPr="002A7C77">
        <w:t>—ensuring that researchers who do not have access to propr</w:t>
      </w:r>
      <w:r w:rsidR="00006016">
        <w:t>ietary software can still analys</w:t>
      </w:r>
      <w:r w:rsidR="002A7C77" w:rsidRPr="002A7C77">
        <w:t>e brain imaging data in a reproducible and cost-effective manner. We plan to walk through the pipelines for data acquisition, artifact rejection, and interpretation of developmental EEG or fNIRS results, all while emphasizing transparent, replicable workflows.</w:t>
      </w:r>
      <w:r w:rsidR="00006016">
        <w:t xml:space="preserve"> </w:t>
      </w:r>
      <w:commentRangeEnd w:id="64"/>
      <w:r w:rsidR="00DE0245">
        <w:rPr>
          <w:rStyle w:val="CommentReference"/>
        </w:rPr>
        <w:commentReference w:id="64"/>
      </w:r>
      <w:commentRangeEnd w:id="65"/>
      <w:r w:rsidR="00314C48">
        <w:rPr>
          <w:rStyle w:val="CommentReference"/>
        </w:rPr>
        <w:commentReference w:id="65"/>
      </w:r>
      <w:r w:rsidR="001458FD">
        <w:t xml:space="preserve">However, this goal will be challenging for the time being, because </w:t>
      </w:r>
      <w:r w:rsidR="001458FD">
        <w:lastRenderedPageBreak/>
        <w:t xml:space="preserve">data acquisition for these methods still requires proprietary software, and even analyses are often performed using MATLAB packages and scripts. </w:t>
      </w:r>
    </w:p>
    <w:p w14:paraId="7EE1DD26" w14:textId="03E15F31" w:rsidR="00006016" w:rsidRDefault="002A7C77" w:rsidP="001458FD">
      <w:pPr>
        <w:jc w:val="both"/>
        <w:rPr>
          <w:b/>
        </w:rPr>
      </w:pPr>
      <w:r w:rsidRPr="002A7C77">
        <w:t xml:space="preserve">Finally, we aim to strengthen our </w:t>
      </w:r>
      <w:r w:rsidRPr="001458FD">
        <w:rPr>
          <w:bCs/>
        </w:rPr>
        <w:t>community engagement</w:t>
      </w:r>
      <w:r w:rsidRPr="00006016">
        <w:t xml:space="preserve"> by hosting interactive </w:t>
      </w:r>
      <w:r w:rsidRPr="001458FD">
        <w:rPr>
          <w:bCs/>
        </w:rPr>
        <w:t>workshops</w:t>
      </w:r>
      <w:r w:rsidRPr="00006016">
        <w:t xml:space="preserve"> and launching an </w:t>
      </w:r>
      <w:r w:rsidRPr="001458FD">
        <w:rPr>
          <w:bCs/>
        </w:rPr>
        <w:t>online forum</w:t>
      </w:r>
      <w:r w:rsidRPr="002A7C77">
        <w:t>. Workshops will be periodically offered—both in-person and virtual—to provide hands-on guidance and foster collaborative learning. The forum will serve as a hub for troubleshooting, sharing code, and brainstorming novel ideas. Through these collective efforts, we hope to create a thriving, open-science community that continuously evolves and benefits researchers at every stage of their career.</w:t>
      </w:r>
    </w:p>
    <w:p w14:paraId="7F281E6C" w14:textId="7E93B17C" w:rsidR="003105A1" w:rsidRPr="001458FD" w:rsidRDefault="003105A1" w:rsidP="00F3038E">
      <w:pPr>
        <w:pStyle w:val="Heading1"/>
        <w:rPr>
          <w:b/>
          <w:bCs/>
          <w:color w:val="000000" w:themeColor="text1"/>
        </w:rPr>
      </w:pPr>
      <w:r w:rsidRPr="001458FD">
        <w:rPr>
          <w:b/>
          <w:bCs/>
          <w:color w:val="000000" w:themeColor="text1"/>
        </w:rPr>
        <w:t>Discussion</w:t>
      </w:r>
    </w:p>
    <w:p w14:paraId="412415F6" w14:textId="3691D246" w:rsidR="003105A1" w:rsidRPr="003105A1" w:rsidRDefault="003105A1" w:rsidP="00F3038E">
      <w:pPr>
        <w:ind w:firstLine="340"/>
        <w:jc w:val="both"/>
      </w:pPr>
      <w:r w:rsidRPr="001458FD">
        <w:rPr>
          <w:bCs/>
        </w:rPr>
        <w:t>In this paper, we presented</w:t>
      </w:r>
      <w:r>
        <w:rPr>
          <w:b/>
          <w:bCs/>
        </w:rPr>
        <w:t xml:space="preserve"> </w:t>
      </w:r>
      <w:r w:rsidRPr="003105A1">
        <w:t>DevStart</w:t>
      </w:r>
      <w:r>
        <w:t>,</w:t>
      </w:r>
      <w:r w:rsidRPr="003105A1">
        <w:t xml:space="preserve"> an online, hands-on manual designed to lower the entry barriers for open, reproducible research in cognitive science. By consolidating fragmented resources and providing accessible tutorials, DevStart empowers researchers—particularly early career scientists or those in smaller labs—to navigate each step of the research pipeline more confidently. Through practical guidelines, publicly available code, </w:t>
      </w:r>
      <w:r w:rsidR="00D36322" w:rsidRPr="00D36322">
        <w:t>clear demonstrations, and carefully simulated datasets</w:t>
      </w:r>
      <w:r w:rsidRPr="003105A1">
        <w:t>, DevStart reduces the overhead of searching for disparate scripts or tutorials and creates a cohesive environment where theoretical, methodological, and analytical aspects of research can be learned together.</w:t>
      </w:r>
    </w:p>
    <w:p w14:paraId="206B5A9B" w14:textId="4784F261" w:rsidR="003105A1" w:rsidRDefault="003105A1">
      <w:pPr>
        <w:ind w:firstLine="360"/>
        <w:jc w:val="both"/>
      </w:pPr>
      <w:r w:rsidRPr="003105A1">
        <w:t xml:space="preserve">Currently, DevStart offers step-by-step guides on installing free programming tools (with a focus on Python and R), building experimental paradigms (with Psychopy for stimuli and external-device integration), processing gaze and pupil data, and performing advanced statistical analyses in R (including mixed-effects and generalized linear models). </w:t>
      </w:r>
      <w:r w:rsidR="000C34E4" w:rsidRPr="000C34E4">
        <w:t>As outlined in the Future Plans section, we have a roadmap for expanding these resources while maintaining our commitment to accessibility and open science principles.</w:t>
      </w:r>
      <w:r w:rsidR="00571029">
        <w:t xml:space="preserve"> </w:t>
      </w:r>
      <w:r w:rsidR="00756FDF" w:rsidRPr="00756FDF">
        <w:t xml:space="preserve">While DevStart's main focus is on teaching research methods and skills, we recognize that clear guidance may also help address the uncertainty many PhD students face when starting research projects—an issue linked to poorer wellbeing in academic settings. By providing clear steps through the research process, we hope to reduce the feeling of being lost that often comes with early-stage research. </w:t>
      </w:r>
      <w:r w:rsidRPr="003105A1">
        <w:t>Community workshops and an online forum will further support users, offering avenues for troubleshooting, collaboration, and sharing best practices.</w:t>
      </w:r>
    </w:p>
    <w:p w14:paraId="6AECB708" w14:textId="648A83D9" w:rsidR="00B0743B" w:rsidRPr="003105A1" w:rsidRDefault="00B0743B" w:rsidP="001458FD">
      <w:pPr>
        <w:ind w:firstLine="360"/>
        <w:jc w:val="both"/>
      </w:pPr>
      <w:r w:rsidRPr="00B0743B">
        <w:t>It</w:t>
      </w:r>
      <w:r w:rsidR="001458FD">
        <w:t xml:space="preserve"> i</w:t>
      </w:r>
      <w:r w:rsidRPr="00B0743B">
        <w:t xml:space="preserve">s worth noting that DevStart does not attempt to prescribe definitive analytical approaches or tools, as these naturally vary based on specific research questions and experimental designs. Instead, we offer foundational methodologies and practical skills that serve as stepping stones for researchers beginning their scientific journey. Through accessible examples and transparent workflows, we aim to build confidence in early career scientists, enabling them to embark on increasingly sophisticated research </w:t>
      </w:r>
      <w:r>
        <w:t>projects</w:t>
      </w:r>
      <w:r w:rsidRPr="00B0743B">
        <w:t>. Our tutorials function not as rigid templates but as educational foundations that researchers can adapt and extend as they develop their own unique methodological approaches.</w:t>
      </w:r>
    </w:p>
    <w:p w14:paraId="517FB6C9" w14:textId="36BC8CA2" w:rsidR="003105A1" w:rsidRPr="003105A1" w:rsidRDefault="00314C48" w:rsidP="001458FD">
      <w:pPr>
        <w:ind w:firstLine="340"/>
        <w:jc w:val="both"/>
      </w:pPr>
      <w:r>
        <w:t xml:space="preserve">In line with a broader movement within psychological sciences </w:t>
      </w:r>
      <w:r>
        <w:fldChar w:fldCharType="begin"/>
      </w:r>
      <w:r>
        <w:instrText xml:space="preserve"> ADDIN ZOTERO_ITEM CSL_CITATION {"citationID":"2UwGbMsS","properties":{"formattedCitation":"(Ghai et al., 2025)","plainCitation":"(Ghai et al., 2025)","noteIndex":0},"citationItems":[{"id":2422,"uris":["http://zotero.org/users/10009842/items/EEBSENML"],"itemData":{"id":2422,"type":"article-journal","container-title":"Communications Psychology","issue":"1","note":"publisher: Nature Publishing Group UK London","page":"16","source":"Google Scholar","title":"A manifesto for a globally diverse, equitable, and inclusive open science","volume":"3","author":[{"family":"Ghai","given":"Sakshi"},{"family":"Thériault","given":"Rémi"},{"family":"Forscher","given":"Patrick"},{"family":"Shoda","given":"Yuichi"},{"family":"Syed","given":"Moin"},{"family":"Puthillam","given":"Arathy"},{"family":"Peng","given":"Hu Chuan"},{"family":"Basnight-Brown","given":"Dana"},{"family":"Majid","given":"Asifa"},{"family":"Azevedo","given":"Flavio"}],"issued":{"date-parts":[["2025"]]}}}],"schema":"https://github.com/citation-style-language/schema/raw/master/csl-citation.json"} </w:instrText>
      </w:r>
      <w:r>
        <w:fldChar w:fldCharType="separate"/>
      </w:r>
      <w:r w:rsidRPr="00314C48">
        <w:rPr>
          <w:rFonts w:ascii="Calibri" w:hAnsi="Calibri" w:cs="Calibri"/>
        </w:rPr>
        <w:t>(Ghai et al., 2025)</w:t>
      </w:r>
      <w:r>
        <w:fldChar w:fldCharType="end"/>
      </w:r>
      <w:r>
        <w:t>, o</w:t>
      </w:r>
      <w:r w:rsidR="003105A1" w:rsidRPr="003105A1">
        <w:t>ur overarching mission is to democratize the learning p</w:t>
      </w:r>
      <w:r>
        <w:t>rocess for anyone in the field or entering it for the first time</w:t>
      </w:r>
      <w:r w:rsidR="003105A1" w:rsidRPr="003105A1">
        <w:t>. Rather than imposing rigid protocols or adding bureaucratic layers to “check off” open-science requirements, DevStart emphasizes robust principles of transparency, accountability, and accessibility. By fostering an environment where researchers are encouraged to share workflows, propose improvements, and collectively refine methodologies, DevStart aspires to cultivate a more connected research community—one that continually evolves, embraces diversity of thought, and strives for reproducible excellence across all steps of the experimental pipeline.</w:t>
      </w:r>
      <w:r w:rsidR="003105A1">
        <w:t xml:space="preserve"> </w:t>
      </w:r>
    </w:p>
    <w:p w14:paraId="14E5A0D0" w14:textId="1148A6DD" w:rsidR="003105A1" w:rsidRDefault="003105A1" w:rsidP="00470FB1">
      <w:pPr>
        <w:ind w:firstLine="340"/>
        <w:jc w:val="both"/>
      </w:pPr>
    </w:p>
    <w:p w14:paraId="0ECB6272" w14:textId="552645BF" w:rsidR="00343148" w:rsidRPr="00C61335" w:rsidRDefault="00343148" w:rsidP="00C61335">
      <w:pPr>
        <w:pStyle w:val="Heading1"/>
        <w:rPr>
          <w:b/>
          <w:bCs/>
          <w:color w:val="000000" w:themeColor="text1"/>
          <w:sz w:val="10"/>
        </w:rPr>
      </w:pPr>
      <w:r>
        <w:rPr>
          <w:b/>
          <w:bCs/>
          <w:color w:val="000000" w:themeColor="text1"/>
        </w:rPr>
        <w:lastRenderedPageBreak/>
        <w:t>References</w:t>
      </w:r>
      <w:r w:rsidR="00C61335">
        <w:rPr>
          <w:b/>
          <w:bCs/>
          <w:color w:val="000000" w:themeColor="text1"/>
        </w:rPr>
        <w:br/>
      </w:r>
    </w:p>
    <w:p w14:paraId="1262010E" w14:textId="77777777" w:rsidR="00BC7EEB" w:rsidRPr="00BC7EEB" w:rsidRDefault="00343148" w:rsidP="00BC7EEB">
      <w:pPr>
        <w:pStyle w:val="Bibliography"/>
        <w:spacing w:line="360" w:lineRule="auto"/>
        <w:rPr>
          <w:rFonts w:ascii="Calibri" w:hAnsi="Calibri" w:cs="Calibri"/>
        </w:rPr>
      </w:pPr>
      <w:r>
        <w:fldChar w:fldCharType="begin"/>
      </w:r>
      <w:r w:rsidR="00BC7EEB">
        <w:instrText xml:space="preserve"> ADDIN ZOTERO_BIBL {"uncited":[],"omitted":[],"custom":[]} CSL_BIBLIOGRAPHY </w:instrText>
      </w:r>
      <w:r>
        <w:fldChar w:fldCharType="separate"/>
      </w:r>
      <w:r w:rsidR="00BC7EEB" w:rsidRPr="00BC7EEB">
        <w:rPr>
          <w:rFonts w:ascii="Calibri" w:hAnsi="Calibri" w:cs="Calibri"/>
        </w:rPr>
        <w:t xml:space="preserve">Bahlai, C. A., Bartlett, L. J., Burgio, K. R., Fournier, A. M., Keiser, C. N., Poisot, T., &amp; Whitney, K. S. (2019). Ethics: Open Science Isn’t Always Open to All Scientists. </w:t>
      </w:r>
      <w:r w:rsidR="00BC7EEB" w:rsidRPr="00BC7EEB">
        <w:rPr>
          <w:rFonts w:ascii="Calibri" w:hAnsi="Calibri" w:cs="Calibri"/>
          <w:i/>
          <w:iCs/>
        </w:rPr>
        <w:t>American Scientist</w:t>
      </w:r>
      <w:r w:rsidR="00BC7EEB" w:rsidRPr="00BC7EEB">
        <w:rPr>
          <w:rFonts w:ascii="Calibri" w:hAnsi="Calibri" w:cs="Calibri"/>
        </w:rPr>
        <w:t xml:space="preserve">, </w:t>
      </w:r>
      <w:r w:rsidR="00BC7EEB" w:rsidRPr="00BC7EEB">
        <w:rPr>
          <w:rFonts w:ascii="Calibri" w:hAnsi="Calibri" w:cs="Calibri"/>
          <w:i/>
          <w:iCs/>
        </w:rPr>
        <w:t>107</w:t>
      </w:r>
      <w:r w:rsidR="00BC7EEB" w:rsidRPr="00BC7EEB">
        <w:rPr>
          <w:rFonts w:ascii="Calibri" w:hAnsi="Calibri" w:cs="Calibri"/>
        </w:rPr>
        <w:t>(2), 78–82.</w:t>
      </w:r>
    </w:p>
    <w:p w14:paraId="54CF36C0"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Bürkner, P.-C. (2017). brms: An R package for Bayesian multilevel models using Stan. </w:t>
      </w:r>
      <w:r w:rsidRPr="00BC7EEB">
        <w:rPr>
          <w:rFonts w:ascii="Calibri" w:hAnsi="Calibri" w:cs="Calibri"/>
          <w:i/>
          <w:iCs/>
        </w:rPr>
        <w:t>Journal of Statistical Software</w:t>
      </w:r>
      <w:r w:rsidRPr="00BC7EEB">
        <w:rPr>
          <w:rFonts w:ascii="Calibri" w:hAnsi="Calibri" w:cs="Calibri"/>
        </w:rPr>
        <w:t xml:space="preserve">, </w:t>
      </w:r>
      <w:r w:rsidRPr="00BC7EEB">
        <w:rPr>
          <w:rFonts w:ascii="Calibri" w:hAnsi="Calibri" w:cs="Calibri"/>
          <w:i/>
          <w:iCs/>
        </w:rPr>
        <w:t>80</w:t>
      </w:r>
      <w:r w:rsidRPr="00BC7EEB">
        <w:rPr>
          <w:rFonts w:ascii="Calibri" w:hAnsi="Calibri" w:cs="Calibri"/>
        </w:rPr>
        <w:t>, 1–28.</w:t>
      </w:r>
    </w:p>
    <w:p w14:paraId="2C743439"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Cornwall, J., Mayland, E. C., Van Der Meer, J., Spronken-Smith, R. A., Tustin, C., &amp; Blyth, P. (2019). Stressors in early-stage doctoral students. </w:t>
      </w:r>
      <w:r w:rsidRPr="00BC7EEB">
        <w:rPr>
          <w:rFonts w:ascii="Calibri" w:hAnsi="Calibri" w:cs="Calibri"/>
          <w:i/>
          <w:iCs/>
        </w:rPr>
        <w:t>Studies in Continuing Education</w:t>
      </w:r>
      <w:r w:rsidRPr="00BC7EEB">
        <w:rPr>
          <w:rFonts w:ascii="Calibri" w:hAnsi="Calibri" w:cs="Calibri"/>
        </w:rPr>
        <w:t xml:space="preserve">, </w:t>
      </w:r>
      <w:r w:rsidRPr="00BC7EEB">
        <w:rPr>
          <w:rFonts w:ascii="Calibri" w:hAnsi="Calibri" w:cs="Calibri"/>
          <w:i/>
          <w:iCs/>
        </w:rPr>
        <w:t>41</w:t>
      </w:r>
      <w:r w:rsidRPr="00BC7EEB">
        <w:rPr>
          <w:rFonts w:ascii="Calibri" w:hAnsi="Calibri" w:cs="Calibri"/>
        </w:rPr>
        <w:t>(3), 363–380. https://doi.org/10.1080/0158037X.2018.1534821</w:t>
      </w:r>
    </w:p>
    <w:p w14:paraId="01044BB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Ferrie, J., Wain, M., Gallacher, S., Brown, E., Allinson, R., Kolarz, P., MacInnes, J., Sutinen, L., &amp; Cimatti, R. (2022). </w:t>
      </w:r>
      <w:r w:rsidRPr="00BC7EEB">
        <w:rPr>
          <w:rFonts w:ascii="Calibri" w:hAnsi="Calibri" w:cs="Calibri"/>
          <w:i/>
          <w:iCs/>
        </w:rPr>
        <w:t>Scoping the skills needs in the social sciences to support data driven research</w:t>
      </w:r>
      <w:r w:rsidRPr="00BC7EEB">
        <w:rPr>
          <w:rFonts w:ascii="Calibri" w:hAnsi="Calibri" w:cs="Calibri"/>
        </w:rPr>
        <w:t>. https://eprints.gla.ac.uk/289150/</w:t>
      </w:r>
    </w:p>
    <w:p w14:paraId="1CD8AF1A"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Forbes, S. H. (2020). PupillometryR: An R package for preparing and analysing pupillometry data. </w:t>
      </w:r>
      <w:r w:rsidRPr="00BC7EEB">
        <w:rPr>
          <w:rFonts w:ascii="Calibri" w:hAnsi="Calibri" w:cs="Calibri"/>
          <w:i/>
          <w:iCs/>
        </w:rPr>
        <w:t>Journal of Open Source Software</w:t>
      </w:r>
      <w:r w:rsidRPr="00BC7EEB">
        <w:rPr>
          <w:rFonts w:ascii="Calibri" w:hAnsi="Calibri" w:cs="Calibri"/>
        </w:rPr>
        <w:t xml:space="preserve">, </w:t>
      </w:r>
      <w:r w:rsidRPr="00BC7EEB">
        <w:rPr>
          <w:rFonts w:ascii="Calibri" w:hAnsi="Calibri" w:cs="Calibri"/>
          <w:i/>
          <w:iCs/>
        </w:rPr>
        <w:t>5</w:t>
      </w:r>
      <w:r w:rsidRPr="00BC7EEB">
        <w:rPr>
          <w:rFonts w:ascii="Calibri" w:hAnsi="Calibri" w:cs="Calibri"/>
        </w:rPr>
        <w:t>(50), 2285. https://doi.org/10.21105/joss.02285</w:t>
      </w:r>
    </w:p>
    <w:p w14:paraId="3FC23E34" w14:textId="77777777" w:rsidR="00BC7EEB" w:rsidRPr="00B45578" w:rsidRDefault="00BC7EEB" w:rsidP="00BC7EEB">
      <w:pPr>
        <w:pStyle w:val="Bibliography"/>
        <w:spacing w:line="360" w:lineRule="auto"/>
        <w:rPr>
          <w:rFonts w:ascii="Calibri" w:hAnsi="Calibri" w:cs="Calibri"/>
          <w:lang w:val="de-DE"/>
        </w:rPr>
      </w:pPr>
      <w:r w:rsidRPr="00BC7EEB">
        <w:rPr>
          <w:rFonts w:ascii="Calibri" w:hAnsi="Calibri" w:cs="Calibri"/>
        </w:rPr>
        <w:t xml:space="preserve">Frank, M. C., Bergelson, E., Bergmann, C., Cristia, A., Floccia, C., Gervain, J., Hamlin, J. K., Hannon, E. E., Kline, M., Levelt, C., Lew‐Williams, C., Nazzi, T., Panneton, R., Rabagliati, H., Soderstrom, M., Sullivan, J., Waxman, S., &amp; Yurovsky, D. (2017). A Collaborative Approach to Infant Research: Promoting Reproducibility, Best Practices, and Theory‐Building. </w:t>
      </w:r>
      <w:r w:rsidRPr="00B45578">
        <w:rPr>
          <w:rFonts w:ascii="Calibri" w:hAnsi="Calibri" w:cs="Calibri"/>
          <w:i/>
          <w:iCs/>
          <w:lang w:val="de-DE"/>
        </w:rPr>
        <w:t>Infancy</w:t>
      </w:r>
      <w:r w:rsidRPr="00B45578">
        <w:rPr>
          <w:rFonts w:ascii="Calibri" w:hAnsi="Calibri" w:cs="Calibri"/>
          <w:lang w:val="de-DE"/>
        </w:rPr>
        <w:t xml:space="preserve">, </w:t>
      </w:r>
      <w:r w:rsidRPr="00B45578">
        <w:rPr>
          <w:rFonts w:ascii="Calibri" w:hAnsi="Calibri" w:cs="Calibri"/>
          <w:i/>
          <w:iCs/>
          <w:lang w:val="de-DE"/>
        </w:rPr>
        <w:t>22</w:t>
      </w:r>
      <w:r w:rsidRPr="00B45578">
        <w:rPr>
          <w:rFonts w:ascii="Calibri" w:hAnsi="Calibri" w:cs="Calibri"/>
          <w:lang w:val="de-DE"/>
        </w:rPr>
        <w:t>(4), 421–435. https://doi.org/10.1111/infa.12182</w:t>
      </w:r>
    </w:p>
    <w:p w14:paraId="19D93A5B" w14:textId="77777777" w:rsidR="00BC7EEB" w:rsidRPr="00BC7EEB" w:rsidRDefault="00BC7EEB" w:rsidP="00BC7EEB">
      <w:pPr>
        <w:pStyle w:val="Bibliography"/>
        <w:spacing w:line="360" w:lineRule="auto"/>
        <w:rPr>
          <w:rFonts w:ascii="Calibri" w:hAnsi="Calibri" w:cs="Calibri"/>
        </w:rPr>
      </w:pPr>
      <w:r w:rsidRPr="00B45578">
        <w:rPr>
          <w:rFonts w:ascii="Calibri" w:hAnsi="Calibri" w:cs="Calibri"/>
          <w:lang w:val="de-DE"/>
        </w:rPr>
        <w:t xml:space="preserve">Freese, J., Rauf, T., &amp; Voelkel, J. G. (2022). </w:t>
      </w:r>
      <w:r w:rsidRPr="00BC7EEB">
        <w:rPr>
          <w:rFonts w:ascii="Calibri" w:hAnsi="Calibri" w:cs="Calibri"/>
        </w:rPr>
        <w:t xml:space="preserve">Advances in transparency and reproducibility in the social sciences. </w:t>
      </w:r>
      <w:r w:rsidRPr="00BC7EEB">
        <w:rPr>
          <w:rFonts w:ascii="Calibri" w:hAnsi="Calibri" w:cs="Calibri"/>
          <w:i/>
          <w:iCs/>
        </w:rPr>
        <w:t>Social Science Research</w:t>
      </w:r>
      <w:r w:rsidRPr="00BC7EEB">
        <w:rPr>
          <w:rFonts w:ascii="Calibri" w:hAnsi="Calibri" w:cs="Calibri"/>
        </w:rPr>
        <w:t xml:space="preserve">, </w:t>
      </w:r>
      <w:r w:rsidRPr="00BC7EEB">
        <w:rPr>
          <w:rFonts w:ascii="Calibri" w:hAnsi="Calibri" w:cs="Calibri"/>
          <w:i/>
          <w:iCs/>
        </w:rPr>
        <w:t>107</w:t>
      </w:r>
      <w:r w:rsidRPr="00BC7EEB">
        <w:rPr>
          <w:rFonts w:ascii="Calibri" w:hAnsi="Calibri" w:cs="Calibri"/>
        </w:rPr>
        <w:t>, 102770. https://doi.org/10.1016/j.ssresearch.2022.102770</w:t>
      </w:r>
    </w:p>
    <w:p w14:paraId="3DA06E9B"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Ghai, S., Thériault, R., Forscher, P., Shoda, Y., Syed, M., Puthillam, A., Peng, H. C., Basnight-Brown, D., Majid, A., &amp; Azevedo, F. (2025). A manifesto for a globally diverse, equitable, and inclusive open science.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3</w:t>
      </w:r>
      <w:r w:rsidRPr="00BC7EEB">
        <w:rPr>
          <w:rFonts w:ascii="Calibri" w:hAnsi="Calibri" w:cs="Calibri"/>
        </w:rPr>
        <w:t>(1), 16.</w:t>
      </w:r>
    </w:p>
    <w:p w14:paraId="4EBFF6F7"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Ghilardi, T., Poli, F., &amp; Serino, G. (2024). </w:t>
      </w:r>
      <w:r w:rsidRPr="00BC7EEB">
        <w:rPr>
          <w:rFonts w:ascii="Calibri" w:hAnsi="Calibri" w:cs="Calibri"/>
          <w:i/>
          <w:iCs/>
        </w:rPr>
        <w:t>TommasoGhilardi/DevStart: TIE</w:t>
      </w:r>
      <w:r w:rsidRPr="00BC7EEB">
        <w:rPr>
          <w:rFonts w:ascii="Calibri" w:hAnsi="Calibri" w:cs="Calibri"/>
        </w:rPr>
        <w:t xml:space="preserve"> (Version v1.0.0) [Computer software]. Zenodo. https://doi.org/10.5281/zenodo.13361296</w:t>
      </w:r>
    </w:p>
    <w:p w14:paraId="35724696"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Gottlieb, J., &amp; Oudeyer, P.-Y. (2018). Towards a neuroscience of active sampling and curiosity. </w:t>
      </w:r>
      <w:r w:rsidRPr="00BC7EEB">
        <w:rPr>
          <w:rFonts w:ascii="Calibri" w:hAnsi="Calibri" w:cs="Calibri"/>
          <w:i/>
          <w:iCs/>
        </w:rPr>
        <w:t>Nature Reviews. Neuroscience</w:t>
      </w:r>
      <w:r w:rsidRPr="00BC7EEB">
        <w:rPr>
          <w:rFonts w:ascii="Calibri" w:hAnsi="Calibri" w:cs="Calibri"/>
        </w:rPr>
        <w:t xml:space="preserve">, </w:t>
      </w:r>
      <w:r w:rsidRPr="00BC7EEB">
        <w:rPr>
          <w:rFonts w:ascii="Calibri" w:hAnsi="Calibri" w:cs="Calibri"/>
          <w:i/>
          <w:iCs/>
        </w:rPr>
        <w:t>19</w:t>
      </w:r>
      <w:r w:rsidRPr="00BC7EEB">
        <w:rPr>
          <w:rFonts w:ascii="Calibri" w:hAnsi="Calibri" w:cs="Calibri"/>
        </w:rPr>
        <w:t>(12), 758–770. https://doi.org/10.1038/s41583-018-0078-0</w:t>
      </w:r>
    </w:p>
    <w:p w14:paraId="7C0AAEB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Hamlin, J. K. (2017). Is Psychology Moving in the Right Direction? An Analysis of the Evidentiary Value Movement. </w:t>
      </w:r>
      <w:r w:rsidRPr="00BC7EEB">
        <w:rPr>
          <w:rFonts w:ascii="Calibri" w:hAnsi="Calibri" w:cs="Calibri"/>
          <w:i/>
          <w:iCs/>
        </w:rPr>
        <w:t>Perspectives on Psychological Science</w:t>
      </w:r>
      <w:r w:rsidRPr="00BC7EEB">
        <w:rPr>
          <w:rFonts w:ascii="Calibri" w:hAnsi="Calibri" w:cs="Calibri"/>
        </w:rPr>
        <w:t xml:space="preserve">, </w:t>
      </w:r>
      <w:r w:rsidRPr="00BC7EEB">
        <w:rPr>
          <w:rFonts w:ascii="Calibri" w:hAnsi="Calibri" w:cs="Calibri"/>
          <w:i/>
          <w:iCs/>
        </w:rPr>
        <w:t>12</w:t>
      </w:r>
      <w:r w:rsidRPr="00BC7EEB">
        <w:rPr>
          <w:rFonts w:ascii="Calibri" w:hAnsi="Calibri" w:cs="Calibri"/>
        </w:rPr>
        <w:t>(4), 690–693. https://doi.org/10.1177/1745691616689062</w:t>
      </w:r>
    </w:p>
    <w:p w14:paraId="40DCEA6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lastRenderedPageBreak/>
        <w:t xml:space="preserve">Hessels, R. S., Niehorster, D. C., Kemner, C., &amp; Hooge, I. T. C. (2017). Noise-robust fixation detection in eye movement data: Identification by two-means clustering (I2MC). </w:t>
      </w:r>
      <w:r w:rsidRPr="00BC7EEB">
        <w:rPr>
          <w:rFonts w:ascii="Calibri" w:hAnsi="Calibri" w:cs="Calibri"/>
          <w:i/>
          <w:iCs/>
        </w:rPr>
        <w:t>Behavior Research Methods</w:t>
      </w:r>
      <w:r w:rsidRPr="00BC7EEB">
        <w:rPr>
          <w:rFonts w:ascii="Calibri" w:hAnsi="Calibri" w:cs="Calibri"/>
        </w:rPr>
        <w:t xml:space="preserve">, </w:t>
      </w:r>
      <w:r w:rsidRPr="00BC7EEB">
        <w:rPr>
          <w:rFonts w:ascii="Calibri" w:hAnsi="Calibri" w:cs="Calibri"/>
          <w:i/>
          <w:iCs/>
        </w:rPr>
        <w:t>49</w:t>
      </w:r>
      <w:r w:rsidRPr="00BC7EEB">
        <w:rPr>
          <w:rFonts w:ascii="Calibri" w:hAnsi="Calibri" w:cs="Calibri"/>
        </w:rPr>
        <w:t>(5), 1802–1823. https://doi.org/10.3758/s13428-016-0822-1</w:t>
      </w:r>
    </w:p>
    <w:p w14:paraId="761A8341"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Howard, S. R., &amp; Barron, A. B. (2024). Understanding the limits to animal cognition. </w:t>
      </w:r>
      <w:r w:rsidRPr="00BC7EEB">
        <w:rPr>
          <w:rFonts w:ascii="Calibri" w:hAnsi="Calibri" w:cs="Calibri"/>
          <w:i/>
          <w:iCs/>
        </w:rPr>
        <w:t>Current Biology</w:t>
      </w:r>
      <w:r w:rsidRPr="00BC7EEB">
        <w:rPr>
          <w:rFonts w:ascii="Calibri" w:hAnsi="Calibri" w:cs="Calibri"/>
        </w:rPr>
        <w:t xml:space="preserve">, </w:t>
      </w:r>
      <w:r w:rsidRPr="00BC7EEB">
        <w:rPr>
          <w:rFonts w:ascii="Calibri" w:hAnsi="Calibri" w:cs="Calibri"/>
          <w:i/>
          <w:iCs/>
        </w:rPr>
        <w:t>34</w:t>
      </w:r>
      <w:r w:rsidRPr="00BC7EEB">
        <w:rPr>
          <w:rFonts w:ascii="Calibri" w:hAnsi="Calibri" w:cs="Calibri"/>
        </w:rPr>
        <w:t>(7), R294–R300.</w:t>
      </w:r>
    </w:p>
    <w:p w14:paraId="722A5A22"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Korbmacher, M., Azevedo, F., Pennington, C. R., Hartmann, H., Pownall, M., Schmidt, K., Elsherif, M., Breznau, N., Robertson, O., &amp; Kalandadze, T. (2023). The replication crisis has led to positive structural, procedural, and community changes.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1</w:t>
      </w:r>
      <w:r w:rsidRPr="00BC7EEB">
        <w:rPr>
          <w:rFonts w:ascii="Calibri" w:hAnsi="Calibri" w:cs="Calibri"/>
        </w:rPr>
        <w:t>(1), 3.</w:t>
      </w:r>
    </w:p>
    <w:p w14:paraId="5DD0BE90"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Lüdecke, D., Waggoner, P., &amp; Makowski, D. (2019). insight: A Unified Interface to Access Information from Model Objects in R. </w:t>
      </w:r>
      <w:r w:rsidRPr="00BC7EEB">
        <w:rPr>
          <w:rFonts w:ascii="Calibri" w:hAnsi="Calibri" w:cs="Calibri"/>
          <w:i/>
          <w:iCs/>
        </w:rPr>
        <w:t>Journal of Open Source Software</w:t>
      </w:r>
      <w:r w:rsidRPr="00BC7EEB">
        <w:rPr>
          <w:rFonts w:ascii="Calibri" w:hAnsi="Calibri" w:cs="Calibri"/>
        </w:rPr>
        <w:t xml:space="preserve">, </w:t>
      </w:r>
      <w:r w:rsidRPr="00BC7EEB">
        <w:rPr>
          <w:rFonts w:ascii="Calibri" w:hAnsi="Calibri" w:cs="Calibri"/>
          <w:i/>
          <w:iCs/>
        </w:rPr>
        <w:t>4</w:t>
      </w:r>
      <w:r w:rsidRPr="00BC7EEB">
        <w:rPr>
          <w:rFonts w:ascii="Calibri" w:hAnsi="Calibri" w:cs="Calibri"/>
        </w:rPr>
        <w:t>(38), 1412. https://doi.org/10.21105/joss.01412</w:t>
      </w:r>
    </w:p>
    <w:p w14:paraId="2C2B9007"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Manti, S., &amp; Licari, A. (2018). How to obtain informed consent for research. </w:t>
      </w:r>
      <w:r w:rsidRPr="00BC7EEB">
        <w:rPr>
          <w:rFonts w:ascii="Calibri" w:hAnsi="Calibri" w:cs="Calibri"/>
          <w:i/>
          <w:iCs/>
        </w:rPr>
        <w:t>Breathe</w:t>
      </w:r>
      <w:r w:rsidRPr="00BC7EEB">
        <w:rPr>
          <w:rFonts w:ascii="Calibri" w:hAnsi="Calibri" w:cs="Calibri"/>
        </w:rPr>
        <w:t xml:space="preserve">, </w:t>
      </w:r>
      <w:r w:rsidRPr="00BC7EEB">
        <w:rPr>
          <w:rFonts w:ascii="Calibri" w:hAnsi="Calibri" w:cs="Calibri"/>
          <w:i/>
          <w:iCs/>
        </w:rPr>
        <w:t>14</w:t>
      </w:r>
      <w:r w:rsidRPr="00BC7EEB">
        <w:rPr>
          <w:rFonts w:ascii="Calibri" w:hAnsi="Calibri" w:cs="Calibri"/>
        </w:rPr>
        <w:t>(2), 145–152.</w:t>
      </w:r>
    </w:p>
    <w:p w14:paraId="1E411DB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Mathôt, S. (2018). Pupillometry: Psychology, Physiology, and Function. </w:t>
      </w:r>
      <w:r w:rsidRPr="00BC7EEB">
        <w:rPr>
          <w:rFonts w:ascii="Calibri" w:hAnsi="Calibri" w:cs="Calibri"/>
          <w:i/>
          <w:iCs/>
        </w:rPr>
        <w:t>Journal of Cognition</w:t>
      </w:r>
      <w:r w:rsidRPr="00BC7EEB">
        <w:rPr>
          <w:rFonts w:ascii="Calibri" w:hAnsi="Calibri" w:cs="Calibri"/>
        </w:rPr>
        <w:t xml:space="preserve">, </w:t>
      </w:r>
      <w:r w:rsidRPr="00BC7EEB">
        <w:rPr>
          <w:rFonts w:ascii="Calibri" w:hAnsi="Calibri" w:cs="Calibri"/>
          <w:i/>
          <w:iCs/>
        </w:rPr>
        <w:t>1</w:t>
      </w:r>
      <w:r w:rsidRPr="00BC7EEB">
        <w:rPr>
          <w:rFonts w:ascii="Calibri" w:hAnsi="Calibri" w:cs="Calibri"/>
        </w:rPr>
        <w:t>(1), 1–23. https://doi.org/10.5334/joc.18</w:t>
      </w:r>
    </w:p>
    <w:p w14:paraId="431E69D2" w14:textId="77777777" w:rsidR="00BC7EEB" w:rsidRPr="00BC7EEB" w:rsidRDefault="00BC7EEB" w:rsidP="00BC7EEB">
      <w:pPr>
        <w:pStyle w:val="Bibliography"/>
        <w:spacing w:line="360" w:lineRule="auto"/>
        <w:rPr>
          <w:rFonts w:ascii="Calibri" w:hAnsi="Calibri" w:cs="Calibri"/>
        </w:rPr>
      </w:pPr>
      <w:r w:rsidRPr="00B45578">
        <w:rPr>
          <w:rFonts w:ascii="Calibri" w:hAnsi="Calibri" w:cs="Calibri"/>
          <w:lang w:val="de-DE"/>
        </w:rPr>
        <w:t xml:space="preserve">Nicholls, H., Nicholls, M., Tekin, S., Lamb, D., &amp; Billings, J. (2022). </w:t>
      </w:r>
      <w:r w:rsidRPr="00BC7EEB">
        <w:rPr>
          <w:rFonts w:ascii="Calibri" w:hAnsi="Calibri" w:cs="Calibri"/>
        </w:rPr>
        <w:t xml:space="preserve">The impact of working in academia on researchers’ mental health and well-being: A systematic review and qualitative meta-synthesis. </w:t>
      </w:r>
      <w:r w:rsidRPr="00BC7EEB">
        <w:rPr>
          <w:rFonts w:ascii="Calibri" w:hAnsi="Calibri" w:cs="Calibri"/>
          <w:i/>
          <w:iCs/>
        </w:rPr>
        <w:t>PLOS ONE</w:t>
      </w:r>
      <w:r w:rsidRPr="00BC7EEB">
        <w:rPr>
          <w:rFonts w:ascii="Calibri" w:hAnsi="Calibri" w:cs="Calibri"/>
        </w:rPr>
        <w:t xml:space="preserve">, </w:t>
      </w:r>
      <w:r w:rsidRPr="00BC7EEB">
        <w:rPr>
          <w:rFonts w:ascii="Calibri" w:hAnsi="Calibri" w:cs="Calibri"/>
          <w:i/>
          <w:iCs/>
        </w:rPr>
        <w:t>17</w:t>
      </w:r>
      <w:r w:rsidRPr="00BC7EEB">
        <w:rPr>
          <w:rFonts w:ascii="Calibri" w:hAnsi="Calibri" w:cs="Calibri"/>
        </w:rPr>
        <w:t>(5), e0268890. https://doi.org/10.1371/journal.pone.0268890</w:t>
      </w:r>
    </w:p>
    <w:p w14:paraId="00CE83C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Nosek, B. A., Hardwicke, T. E., Moshontz, H., Allard, A., Corker, K. S., Dreber, A., Fidler, F., Hilgard, J., Kline Struhl, M., Nuijten, M. B., Rohrer, J. M., Romero, F., Scheel, A. M., Scherer, L. D., Schönbrodt, F. D., &amp; Vazire, S. (2022). Replicability, Robustness, and Reproducibility in Psychological Science. </w:t>
      </w:r>
      <w:r w:rsidRPr="00BC7EEB">
        <w:rPr>
          <w:rFonts w:ascii="Calibri" w:hAnsi="Calibri" w:cs="Calibri"/>
          <w:i/>
          <w:iCs/>
        </w:rPr>
        <w:t>Annual Review of Psychology</w:t>
      </w:r>
      <w:r w:rsidRPr="00BC7EEB">
        <w:rPr>
          <w:rFonts w:ascii="Calibri" w:hAnsi="Calibri" w:cs="Calibri"/>
        </w:rPr>
        <w:t xml:space="preserve">, </w:t>
      </w:r>
      <w:r w:rsidRPr="00BC7EEB">
        <w:rPr>
          <w:rFonts w:ascii="Calibri" w:hAnsi="Calibri" w:cs="Calibri"/>
          <w:i/>
          <w:iCs/>
        </w:rPr>
        <w:t>73</w:t>
      </w:r>
      <w:r w:rsidRPr="00BC7EEB">
        <w:rPr>
          <w:rFonts w:ascii="Calibri" w:hAnsi="Calibri" w:cs="Calibri"/>
        </w:rPr>
        <w:t>(1), 719–748. https://doi.org/10.1146/annurev-psych-020821-114157</w:t>
      </w:r>
    </w:p>
    <w:p w14:paraId="0DA2C8C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Peirce, J., Gray, J. R., Simpson, S., MacAskill, M., Höchenberger, R., Sogo, H., Kastman, E., &amp; Lindeløv, J. K. (2019). PsychoPy2: Experiments in behavior made easy. </w:t>
      </w:r>
      <w:r w:rsidRPr="00BC7EEB">
        <w:rPr>
          <w:rFonts w:ascii="Calibri" w:hAnsi="Calibri" w:cs="Calibri"/>
          <w:i/>
          <w:iCs/>
        </w:rPr>
        <w:t>Behavior Research Methods</w:t>
      </w:r>
      <w:r w:rsidRPr="00BC7EEB">
        <w:rPr>
          <w:rFonts w:ascii="Calibri" w:hAnsi="Calibri" w:cs="Calibri"/>
        </w:rPr>
        <w:t xml:space="preserve">, </w:t>
      </w:r>
      <w:r w:rsidRPr="00BC7EEB">
        <w:rPr>
          <w:rFonts w:ascii="Calibri" w:hAnsi="Calibri" w:cs="Calibri"/>
          <w:i/>
          <w:iCs/>
        </w:rPr>
        <w:t>51</w:t>
      </w:r>
      <w:r w:rsidRPr="00BC7EEB">
        <w:rPr>
          <w:rFonts w:ascii="Calibri" w:hAnsi="Calibri" w:cs="Calibri"/>
        </w:rPr>
        <w:t>(1), 195–203. https://doi.org/10.3758/s13428-018-01193-y</w:t>
      </w:r>
    </w:p>
    <w:p w14:paraId="38FE5A4F" w14:textId="77777777" w:rsidR="00BC7EEB" w:rsidRPr="00BC7EEB" w:rsidRDefault="00BC7EEB" w:rsidP="00BC7EEB">
      <w:pPr>
        <w:pStyle w:val="Bibliography"/>
        <w:spacing w:line="360" w:lineRule="auto"/>
        <w:rPr>
          <w:rFonts w:ascii="Calibri" w:hAnsi="Calibri" w:cs="Calibri"/>
        </w:rPr>
      </w:pPr>
      <w:r w:rsidRPr="00B45578">
        <w:rPr>
          <w:rFonts w:ascii="Calibri" w:hAnsi="Calibri" w:cs="Calibri"/>
          <w:lang w:val="fr-FR"/>
        </w:rPr>
        <w:t xml:space="preserve">Poli, F., O’Reilly, J. X., Mars, R. B., &amp; Hunnius, S. (2024). </w:t>
      </w:r>
      <w:r w:rsidRPr="00BC7EEB">
        <w:rPr>
          <w:rFonts w:ascii="Calibri" w:hAnsi="Calibri" w:cs="Calibri"/>
        </w:rPr>
        <w:t xml:space="preserve">Curiosity and the dynamics of optimal exploration. </w:t>
      </w:r>
      <w:r w:rsidRPr="00BC7EEB">
        <w:rPr>
          <w:rFonts w:ascii="Calibri" w:hAnsi="Calibri" w:cs="Calibri"/>
          <w:i/>
          <w:iCs/>
        </w:rPr>
        <w:t>Trends in Cognitive Sciences</w:t>
      </w:r>
      <w:r w:rsidRPr="00BC7EEB">
        <w:rPr>
          <w:rFonts w:ascii="Calibri" w:hAnsi="Calibri" w:cs="Calibri"/>
        </w:rPr>
        <w:t xml:space="preserve">, </w:t>
      </w:r>
      <w:r w:rsidRPr="00BC7EEB">
        <w:rPr>
          <w:rFonts w:ascii="Calibri" w:hAnsi="Calibri" w:cs="Calibri"/>
          <w:i/>
          <w:iCs/>
        </w:rPr>
        <w:t>28</w:t>
      </w:r>
      <w:r w:rsidRPr="00BC7EEB">
        <w:rPr>
          <w:rFonts w:ascii="Calibri" w:hAnsi="Calibri" w:cs="Calibri"/>
        </w:rPr>
        <w:t>(5), 441–453.</w:t>
      </w:r>
    </w:p>
    <w:p w14:paraId="10DB5504"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Poli, F., Serino, G., Mars, R. B., &amp; Hunnius, S. (2020). Infants tailor their attention to maximize learning. </w:t>
      </w:r>
      <w:r w:rsidRPr="00BC7EEB">
        <w:rPr>
          <w:rFonts w:ascii="Calibri" w:hAnsi="Calibri" w:cs="Calibri"/>
          <w:i/>
          <w:iCs/>
        </w:rPr>
        <w:t>Science Advances</w:t>
      </w:r>
      <w:r w:rsidRPr="00BC7EEB">
        <w:rPr>
          <w:rFonts w:ascii="Calibri" w:hAnsi="Calibri" w:cs="Calibri"/>
        </w:rPr>
        <w:t xml:space="preserve">, </w:t>
      </w:r>
      <w:r w:rsidRPr="00BC7EEB">
        <w:rPr>
          <w:rFonts w:ascii="Calibri" w:hAnsi="Calibri" w:cs="Calibri"/>
          <w:i/>
          <w:iCs/>
        </w:rPr>
        <w:t>6</w:t>
      </w:r>
      <w:r w:rsidRPr="00BC7EEB">
        <w:rPr>
          <w:rFonts w:ascii="Calibri" w:hAnsi="Calibri" w:cs="Calibri"/>
        </w:rPr>
        <w:t>(39), eabb5053.</w:t>
      </w:r>
    </w:p>
    <w:p w14:paraId="4959412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Purves, D., Cabeza, R., Huettel, S. A., Platt, M. L., LaBar, K. S., &amp; Woldorff, M. G. (2013). </w:t>
      </w:r>
      <w:r w:rsidRPr="00BC7EEB">
        <w:rPr>
          <w:rFonts w:ascii="Calibri" w:hAnsi="Calibri" w:cs="Calibri"/>
          <w:i/>
          <w:iCs/>
        </w:rPr>
        <w:t>Principles of cognitive neuroscience</w:t>
      </w:r>
      <w:r w:rsidRPr="00BC7EEB">
        <w:rPr>
          <w:rFonts w:ascii="Calibri" w:hAnsi="Calibri" w:cs="Calibri"/>
        </w:rPr>
        <w:t xml:space="preserve"> (Vol. 83). Sinauer Associates Sunderland, MA. https://www.researchgate.net/profile/Audrey-Turchick/publication/274734343_Pediatric_Imaging_Essentials_Radiography_Ultrasound_CT</w:t>
      </w:r>
      <w:r w:rsidRPr="00BC7EEB">
        <w:rPr>
          <w:rFonts w:ascii="Calibri" w:hAnsi="Calibri" w:cs="Calibri"/>
        </w:rPr>
        <w:lastRenderedPageBreak/>
        <w:t>_and_MRI_in_Neonates_and_Children/links/5810b00008aef2ef97b2ca3e/Pediatric-Imaging-Essentials-Radiography-Ultrasound-CT-and-MRI-in-Neonates-and-Children.pdf</w:t>
      </w:r>
    </w:p>
    <w:p w14:paraId="002693E6" w14:textId="77777777" w:rsidR="00BC7EEB" w:rsidRPr="00B45578" w:rsidRDefault="00BC7EEB" w:rsidP="00BC7EEB">
      <w:pPr>
        <w:pStyle w:val="Bibliography"/>
        <w:spacing w:line="360" w:lineRule="auto"/>
        <w:rPr>
          <w:rFonts w:ascii="Calibri" w:hAnsi="Calibri" w:cs="Calibri"/>
          <w:lang w:val="de-DE"/>
        </w:rPr>
      </w:pPr>
      <w:r w:rsidRPr="00BC7EEB">
        <w:rPr>
          <w:rFonts w:ascii="Calibri" w:hAnsi="Calibri" w:cs="Calibri"/>
        </w:rPr>
        <w:t xml:space="preserve">Romberg, A. R., &amp; Saffran, J. R. (2012). Expectancy learning from probabilistic input by infants. </w:t>
      </w:r>
      <w:r w:rsidRPr="00B45578">
        <w:rPr>
          <w:rFonts w:ascii="Calibri" w:hAnsi="Calibri" w:cs="Calibri"/>
          <w:i/>
          <w:iCs/>
          <w:lang w:val="de-DE"/>
        </w:rPr>
        <w:t>Frontiers in Psychology</w:t>
      </w:r>
      <w:r w:rsidRPr="00B45578">
        <w:rPr>
          <w:rFonts w:ascii="Calibri" w:hAnsi="Calibri" w:cs="Calibri"/>
          <w:lang w:val="de-DE"/>
        </w:rPr>
        <w:t xml:space="preserve">, </w:t>
      </w:r>
      <w:r w:rsidRPr="00B45578">
        <w:rPr>
          <w:rFonts w:ascii="Calibri" w:hAnsi="Calibri" w:cs="Calibri"/>
          <w:i/>
          <w:iCs/>
          <w:lang w:val="de-DE"/>
        </w:rPr>
        <w:t>3</w:t>
      </w:r>
      <w:r w:rsidRPr="00B45578">
        <w:rPr>
          <w:rFonts w:ascii="Calibri" w:hAnsi="Calibri" w:cs="Calibri"/>
          <w:lang w:val="de-DE"/>
        </w:rPr>
        <w:t>, 610. https://doi.org/10.3389/fpsyg.2012.00610</w:t>
      </w:r>
    </w:p>
    <w:p w14:paraId="6304A0A4" w14:textId="77777777" w:rsidR="00BC7EEB" w:rsidRPr="00BC7EEB" w:rsidRDefault="00BC7EEB" w:rsidP="00BC7EEB">
      <w:pPr>
        <w:pStyle w:val="Bibliography"/>
        <w:spacing w:line="360" w:lineRule="auto"/>
        <w:rPr>
          <w:rFonts w:ascii="Calibri" w:hAnsi="Calibri" w:cs="Calibri"/>
        </w:rPr>
      </w:pPr>
      <w:r w:rsidRPr="00B45578">
        <w:rPr>
          <w:rFonts w:ascii="Calibri" w:hAnsi="Calibri" w:cs="Calibri"/>
          <w:lang w:val="de-DE"/>
        </w:rPr>
        <w:t xml:space="preserve">Roth, J., Duan, Y., Mahner, F. P., Kaniuth, P., Wallis, T. S., &amp; Hebart, M. N. (2025). </w:t>
      </w:r>
      <w:r w:rsidRPr="00BC7EEB">
        <w:rPr>
          <w:rFonts w:ascii="Calibri" w:hAnsi="Calibri" w:cs="Calibri"/>
        </w:rPr>
        <w:t xml:space="preserve">Ten principles for reliable, efficient, and adaptable coding in psychology and cognitive neuroscience. </w:t>
      </w:r>
      <w:r w:rsidRPr="00BC7EEB">
        <w:rPr>
          <w:rFonts w:ascii="Calibri" w:hAnsi="Calibri" w:cs="Calibri"/>
          <w:i/>
          <w:iCs/>
        </w:rPr>
        <w:t>Communications Psychology</w:t>
      </w:r>
      <w:r w:rsidRPr="00BC7EEB">
        <w:rPr>
          <w:rFonts w:ascii="Calibri" w:hAnsi="Calibri" w:cs="Calibri"/>
        </w:rPr>
        <w:t xml:space="preserve">, </w:t>
      </w:r>
      <w:r w:rsidRPr="00BC7EEB">
        <w:rPr>
          <w:rFonts w:ascii="Calibri" w:hAnsi="Calibri" w:cs="Calibri"/>
          <w:i/>
          <w:iCs/>
        </w:rPr>
        <w:t>3</w:t>
      </w:r>
      <w:r w:rsidRPr="00BC7EEB">
        <w:rPr>
          <w:rFonts w:ascii="Calibri" w:hAnsi="Calibri" w:cs="Calibri"/>
        </w:rPr>
        <w:t>(1), 62.</w:t>
      </w:r>
    </w:p>
    <w:p w14:paraId="4393955C"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Sonkusare, S., Breakspear, M., &amp; Guo, C. (2019). Naturalistic stimuli in neuroscience: Critically acclaimed. </w:t>
      </w:r>
      <w:r w:rsidRPr="00BC7EEB">
        <w:rPr>
          <w:rFonts w:ascii="Calibri" w:hAnsi="Calibri" w:cs="Calibri"/>
          <w:i/>
          <w:iCs/>
        </w:rPr>
        <w:t>Trends in Cognitive Sciences</w:t>
      </w:r>
      <w:r w:rsidRPr="00BC7EEB">
        <w:rPr>
          <w:rFonts w:ascii="Calibri" w:hAnsi="Calibri" w:cs="Calibri"/>
        </w:rPr>
        <w:t xml:space="preserve">, </w:t>
      </w:r>
      <w:r w:rsidRPr="00BC7EEB">
        <w:rPr>
          <w:rFonts w:ascii="Calibri" w:hAnsi="Calibri" w:cs="Calibri"/>
          <w:i/>
          <w:iCs/>
        </w:rPr>
        <w:t>23</w:t>
      </w:r>
      <w:r w:rsidRPr="00BC7EEB">
        <w:rPr>
          <w:rFonts w:ascii="Calibri" w:hAnsi="Calibri" w:cs="Calibri"/>
        </w:rPr>
        <w:t>(8), 699–714.</w:t>
      </w:r>
    </w:p>
    <w:p w14:paraId="0FD5D439" w14:textId="77777777" w:rsidR="00BC7EEB" w:rsidRPr="00BC7EEB" w:rsidRDefault="00BC7EEB" w:rsidP="00BC7EEB">
      <w:pPr>
        <w:pStyle w:val="Bibliography"/>
        <w:spacing w:line="360" w:lineRule="auto"/>
        <w:rPr>
          <w:rFonts w:ascii="Calibri" w:hAnsi="Calibri" w:cs="Calibri"/>
          <w:lang w:val="it-IT"/>
        </w:rPr>
      </w:pPr>
      <w:r w:rsidRPr="00BC7EEB">
        <w:rPr>
          <w:rFonts w:ascii="Calibri" w:hAnsi="Calibri" w:cs="Calibri"/>
        </w:rPr>
        <w:t xml:space="preserve">Stahl, A. E., &amp; Feigenson, L. (2017). Expectancy violations promote learning in young children. </w:t>
      </w:r>
      <w:r w:rsidRPr="00BC7EEB">
        <w:rPr>
          <w:rFonts w:ascii="Calibri" w:hAnsi="Calibri" w:cs="Calibri"/>
          <w:i/>
          <w:iCs/>
          <w:lang w:val="it-IT"/>
        </w:rPr>
        <w:t>Cognition</w:t>
      </w:r>
      <w:r w:rsidRPr="00BC7EEB">
        <w:rPr>
          <w:rFonts w:ascii="Calibri" w:hAnsi="Calibri" w:cs="Calibri"/>
          <w:lang w:val="it-IT"/>
        </w:rPr>
        <w:t xml:space="preserve">, </w:t>
      </w:r>
      <w:r w:rsidRPr="00BC7EEB">
        <w:rPr>
          <w:rFonts w:ascii="Calibri" w:hAnsi="Calibri" w:cs="Calibri"/>
          <w:i/>
          <w:iCs/>
          <w:lang w:val="it-IT"/>
        </w:rPr>
        <w:t>163</w:t>
      </w:r>
      <w:r w:rsidRPr="00BC7EEB">
        <w:rPr>
          <w:rFonts w:ascii="Calibri" w:hAnsi="Calibri" w:cs="Calibri"/>
          <w:lang w:val="it-IT"/>
        </w:rPr>
        <w:t>, 1–14. https://doi.org/10.1016/j.cognition.2017.02.008</w:t>
      </w:r>
    </w:p>
    <w:p w14:paraId="193B5478"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lang w:val="it-IT"/>
        </w:rPr>
        <w:t xml:space="preserve">Tenney, E. R., Costa, E., Allard, A., &amp; Vazire, S. (2021). </w:t>
      </w:r>
      <w:r w:rsidRPr="00BC7EEB">
        <w:rPr>
          <w:rFonts w:ascii="Calibri" w:hAnsi="Calibri" w:cs="Calibri"/>
        </w:rPr>
        <w:t xml:space="preserve">Open science and reform practices in organizational behavior research over time (2011 to 2019). </w:t>
      </w:r>
      <w:r w:rsidRPr="00BC7EEB">
        <w:rPr>
          <w:rFonts w:ascii="Calibri" w:hAnsi="Calibri" w:cs="Calibri"/>
          <w:i/>
          <w:iCs/>
        </w:rPr>
        <w:t>Organizational Behavior and Human Decision Processes</w:t>
      </w:r>
      <w:r w:rsidRPr="00BC7EEB">
        <w:rPr>
          <w:rFonts w:ascii="Calibri" w:hAnsi="Calibri" w:cs="Calibri"/>
        </w:rPr>
        <w:t xml:space="preserve">, </w:t>
      </w:r>
      <w:r w:rsidRPr="00BC7EEB">
        <w:rPr>
          <w:rFonts w:ascii="Calibri" w:hAnsi="Calibri" w:cs="Calibri"/>
          <w:i/>
          <w:iCs/>
        </w:rPr>
        <w:t>162</w:t>
      </w:r>
      <w:r w:rsidRPr="00BC7EEB">
        <w:rPr>
          <w:rFonts w:ascii="Calibri" w:hAnsi="Calibri" w:cs="Calibri"/>
        </w:rPr>
        <w:t>, 218–223. https://doi.org/10.1016/j.obhdp.2020.10.015</w:t>
      </w:r>
    </w:p>
    <w:p w14:paraId="14243732" w14:textId="77777777" w:rsidR="00BC7EEB" w:rsidRPr="00BC7EEB" w:rsidRDefault="00BC7EEB" w:rsidP="00BC7EEB">
      <w:pPr>
        <w:pStyle w:val="Bibliography"/>
        <w:spacing w:line="360" w:lineRule="auto"/>
        <w:rPr>
          <w:rFonts w:ascii="Calibri" w:hAnsi="Calibri" w:cs="Calibri"/>
        </w:rPr>
      </w:pPr>
      <w:r w:rsidRPr="00B45578">
        <w:rPr>
          <w:rFonts w:ascii="Calibri" w:hAnsi="Calibri" w:cs="Calibri"/>
          <w:lang w:val="nl-NL"/>
        </w:rPr>
        <w:t xml:space="preserve">van Rij, J., Hendriks, P., van Rijn, H., Baayen, R. H., &amp; Wood, S. N. (2019). </w:t>
      </w:r>
      <w:r w:rsidRPr="00BC7EEB">
        <w:rPr>
          <w:rFonts w:ascii="Calibri" w:hAnsi="Calibri" w:cs="Calibri"/>
        </w:rPr>
        <w:t xml:space="preserve">Analyzing the time course of pupillometric data. </w:t>
      </w:r>
      <w:r w:rsidRPr="00BC7EEB">
        <w:rPr>
          <w:rFonts w:ascii="Calibri" w:hAnsi="Calibri" w:cs="Calibri"/>
          <w:i/>
          <w:iCs/>
        </w:rPr>
        <w:t>Trends in Hearing</w:t>
      </w:r>
      <w:r w:rsidRPr="00BC7EEB">
        <w:rPr>
          <w:rFonts w:ascii="Calibri" w:hAnsi="Calibri" w:cs="Calibri"/>
        </w:rPr>
        <w:t xml:space="preserve">, </w:t>
      </w:r>
      <w:r w:rsidRPr="00BC7EEB">
        <w:rPr>
          <w:rFonts w:ascii="Calibri" w:hAnsi="Calibri" w:cs="Calibri"/>
          <w:i/>
          <w:iCs/>
        </w:rPr>
        <w:t>23</w:t>
      </w:r>
      <w:r w:rsidRPr="00BC7EEB">
        <w:rPr>
          <w:rFonts w:ascii="Calibri" w:hAnsi="Calibri" w:cs="Calibri"/>
        </w:rPr>
        <w:t>, 2331216519832483. https://doi.org/10.1177/2331216519832483</w:t>
      </w:r>
    </w:p>
    <w:p w14:paraId="4C662419"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Wilson, R. C., &amp; Collins, A. G. (2019). Ten simple rules for the computational modeling of behavioral data. </w:t>
      </w:r>
      <w:r w:rsidRPr="00BC7EEB">
        <w:rPr>
          <w:rFonts w:ascii="Calibri" w:hAnsi="Calibri" w:cs="Calibri"/>
          <w:i/>
          <w:iCs/>
        </w:rPr>
        <w:t>Elife</w:t>
      </w:r>
      <w:r w:rsidRPr="00BC7EEB">
        <w:rPr>
          <w:rFonts w:ascii="Calibri" w:hAnsi="Calibri" w:cs="Calibri"/>
        </w:rPr>
        <w:t xml:space="preserve">, </w:t>
      </w:r>
      <w:r w:rsidRPr="00BC7EEB">
        <w:rPr>
          <w:rFonts w:ascii="Calibri" w:hAnsi="Calibri" w:cs="Calibri"/>
          <w:i/>
          <w:iCs/>
        </w:rPr>
        <w:t>8</w:t>
      </w:r>
      <w:r w:rsidRPr="00BC7EEB">
        <w:rPr>
          <w:rFonts w:ascii="Calibri" w:hAnsi="Calibri" w:cs="Calibri"/>
        </w:rPr>
        <w:t>, e49547.</w:t>
      </w:r>
    </w:p>
    <w:p w14:paraId="0583AFFF" w14:textId="77777777" w:rsidR="00BC7EEB" w:rsidRPr="00BC7EEB" w:rsidRDefault="00BC7EEB" w:rsidP="00BC7EEB">
      <w:pPr>
        <w:pStyle w:val="Bibliography"/>
        <w:spacing w:line="360" w:lineRule="auto"/>
        <w:rPr>
          <w:rFonts w:ascii="Calibri" w:hAnsi="Calibri" w:cs="Calibri"/>
        </w:rPr>
      </w:pPr>
      <w:r w:rsidRPr="00BC7EEB">
        <w:rPr>
          <w:rFonts w:ascii="Calibri" w:hAnsi="Calibri" w:cs="Calibri"/>
        </w:rPr>
        <w:t xml:space="preserve">Zénon, A. (2019). Eye pupil signals information gain. </w:t>
      </w:r>
      <w:r w:rsidRPr="00BC7EEB">
        <w:rPr>
          <w:rFonts w:ascii="Calibri" w:hAnsi="Calibri" w:cs="Calibri"/>
          <w:i/>
          <w:iCs/>
        </w:rPr>
        <w:t>Proceedings of the Royal Society B: Biological Sciences</w:t>
      </w:r>
      <w:r w:rsidRPr="00BC7EEB">
        <w:rPr>
          <w:rFonts w:ascii="Calibri" w:hAnsi="Calibri" w:cs="Calibri"/>
        </w:rPr>
        <w:t xml:space="preserve">, </w:t>
      </w:r>
      <w:r w:rsidRPr="00BC7EEB">
        <w:rPr>
          <w:rFonts w:ascii="Calibri" w:hAnsi="Calibri" w:cs="Calibri"/>
          <w:i/>
          <w:iCs/>
        </w:rPr>
        <w:t>286</w:t>
      </w:r>
      <w:r w:rsidRPr="00BC7EEB">
        <w:rPr>
          <w:rFonts w:ascii="Calibri" w:hAnsi="Calibri" w:cs="Calibri"/>
        </w:rPr>
        <w:t>(1911), 20191593. https://doi.org/10.1098/rspb.2019.1593</w:t>
      </w:r>
    </w:p>
    <w:p w14:paraId="031E3969" w14:textId="2803861B" w:rsidR="00D114B6" w:rsidRDefault="00343148" w:rsidP="00BC7EEB">
      <w:pPr>
        <w:spacing w:line="360" w:lineRule="auto"/>
        <w:ind w:firstLine="340"/>
        <w:jc w:val="both"/>
      </w:pPr>
      <w:r>
        <w:fldChar w:fldCharType="end"/>
      </w:r>
    </w:p>
    <w:sectPr w:rsidR="00D114B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ommaso Ghilardi (Staff)" w:date="2025-05-05T11:34:00Z" w:initials="TG">
    <w:p w14:paraId="7BB38B96" w14:textId="77777777" w:rsidR="009C410E" w:rsidRDefault="009C410E" w:rsidP="009C410E">
      <w:pPr>
        <w:pStyle w:val="CommentText"/>
      </w:pPr>
      <w:r>
        <w:rPr>
          <w:rStyle w:val="CommentReference"/>
        </w:rPr>
        <w:annotationRef/>
      </w:r>
      <w:r>
        <w:t xml:space="preserve">Talking about depression is important. Is definitely not the only factor but there are lots of paper pointing to the feeling of being lost to be one of the core factors. Hopefully devstart helps </w:t>
      </w:r>
    </w:p>
  </w:comment>
  <w:comment w:id="1" w:author="Tommaso Ghilardi (Staff)" w:date="2025-05-05T11:34:00Z" w:initials="TG">
    <w:p w14:paraId="31FEF0A1" w14:textId="77777777" w:rsidR="009C410E" w:rsidRDefault="009C410E" w:rsidP="009C410E">
      <w:pPr>
        <w:pStyle w:val="CommentText"/>
      </w:pPr>
      <w:r>
        <w:rPr>
          <w:rStyle w:val="CommentReference"/>
        </w:rPr>
        <w:annotationRef/>
      </w:r>
      <w:r>
        <w:t>We should elaborate it again in the discussion</w:t>
      </w:r>
    </w:p>
  </w:comment>
  <w:comment w:id="2" w:author="Giulia Serino (Staff)" w:date="2025-04-10T10:25:00Z" w:initials="MOU">
    <w:p w14:paraId="0D5792A6" w14:textId="47FFEC14" w:rsidR="00E45F3B" w:rsidRDefault="00E45F3B" w:rsidP="00E45F3B">
      <w:r>
        <w:rPr>
          <w:rStyle w:val="CommentReference"/>
        </w:rPr>
        <w:annotationRef/>
      </w:r>
      <w:r>
        <w:rPr>
          <w:color w:val="000000"/>
          <w:sz w:val="20"/>
          <w:szCs w:val="20"/>
        </w:rPr>
        <w:t>I would also add that we struggle a lot at th beginning but we were in big labs so we had access to resources (other people) but unfortunately this is not always the case</w:t>
      </w:r>
    </w:p>
  </w:comment>
  <w:comment w:id="5" w:author="Francesco Poli" w:date="2025-05-05T19:45:00Z" w:initials="FP">
    <w:p w14:paraId="7F3FE97F" w14:textId="35BBA620" w:rsidR="00561159" w:rsidRDefault="00561159">
      <w:pPr>
        <w:pStyle w:val="CommentText"/>
      </w:pPr>
      <w:r>
        <w:rPr>
          <w:rStyle w:val="CommentReference"/>
        </w:rPr>
        <w:annotationRef/>
      </w:r>
      <w:r>
        <w:t>Johnson et al., 2005 was cited here – not sure what paper?</w:t>
      </w:r>
    </w:p>
  </w:comment>
  <w:comment w:id="13" w:author="Tommaso Ghilardi (Staff)" w:date="2025-07-15T16:32:00Z" w:initials="TG">
    <w:p w14:paraId="526456BE" w14:textId="1DA5BEE4" w:rsidR="008A698F" w:rsidRDefault="008A698F" w:rsidP="00B009C3">
      <w:pPr>
        <w:pStyle w:val="CommentText"/>
      </w:pPr>
      <w:r>
        <w:rPr>
          <w:rStyle w:val="CommentReference"/>
        </w:rPr>
        <w:annotationRef/>
      </w:r>
      <w:r w:rsidR="00B009C3" w:rsidRPr="00B009C3">
        <w:t>While I appreciate the proposed design, isn’t it a bit too specific and complex? It should work just as well with a simpler example—say, presenting a cat and a dog and assuming one is preferred over the other. I’m not opposed to this approach, but it feels overly specialized for our actual studies and might be hard to follow for anyone outside our field.</w:t>
      </w:r>
    </w:p>
  </w:comment>
  <w:comment w:id="14" w:author="Tommaso Ghilardi (Staff)" w:date="2025-05-05T11:58:00Z" w:initials="TG">
    <w:p w14:paraId="1883EEE6" w14:textId="77777777" w:rsidR="003D4036" w:rsidRDefault="003D4036" w:rsidP="003D4036">
      <w:pPr>
        <w:pStyle w:val="CommentText"/>
      </w:pPr>
      <w:r>
        <w:rPr>
          <w:rStyle w:val="CommentReference"/>
        </w:rPr>
        <w:annotationRef/>
      </w:r>
      <w:r>
        <w:t>Need to increase the page about it</w:t>
      </w:r>
    </w:p>
  </w:comment>
  <w:comment w:id="16" w:author="Tommaso Ghilardi (Staff)" w:date="2025-07-15T16:38:00Z" w:initials="TG">
    <w:p w14:paraId="26993C25" w14:textId="0D90D62C" w:rsidR="00B009C3" w:rsidRDefault="00B009C3">
      <w:pPr>
        <w:pStyle w:val="CommentText"/>
      </w:pPr>
      <w:r>
        <w:rPr>
          <w:rStyle w:val="CommentReference"/>
        </w:rPr>
        <w:annotationRef/>
      </w:r>
      <w:r>
        <w:t>Needed??</w:t>
      </w:r>
    </w:p>
  </w:comment>
  <w:comment w:id="40" w:author="Tommaso Ghilardi (Staff)" w:date="2025-07-15T17:10:00Z" w:initials="TG">
    <w:p w14:paraId="38037393" w14:textId="77777777" w:rsidR="00745EDD" w:rsidRPr="00745EDD" w:rsidRDefault="00745EDD" w:rsidP="00745EDD">
      <w:pPr>
        <w:pStyle w:val="CommentText"/>
      </w:pPr>
      <w:r>
        <w:rPr>
          <w:rStyle w:val="CommentReference"/>
        </w:rPr>
        <w:annotationRef/>
      </w:r>
      <w:r>
        <w:t>Should we  add :</w:t>
      </w:r>
      <w:r>
        <w:br/>
      </w:r>
      <w:r w:rsidRPr="00745EDD">
        <w:t xml:space="preserve">Muradoglu, M., Cimpian, J. R., &amp; Cimpian, A. (2023). Mixed-effects models for cognitive development researchers. </w:t>
      </w:r>
      <w:r w:rsidRPr="00745EDD">
        <w:rPr>
          <w:i/>
          <w:iCs/>
        </w:rPr>
        <w:t>Journal of Cognition and Development</w:t>
      </w:r>
      <w:r w:rsidRPr="00745EDD">
        <w:t xml:space="preserve">, </w:t>
      </w:r>
      <w:r w:rsidRPr="00745EDD">
        <w:rPr>
          <w:i/>
          <w:iCs/>
        </w:rPr>
        <w:t>24</w:t>
      </w:r>
      <w:r w:rsidRPr="00745EDD">
        <w:t>(3), 307-340.</w:t>
      </w:r>
    </w:p>
    <w:p w14:paraId="400255A2" w14:textId="77759FD9" w:rsidR="00745EDD" w:rsidRDefault="00745EDD">
      <w:pPr>
        <w:pStyle w:val="CommentText"/>
      </w:pPr>
    </w:p>
  </w:comment>
  <w:comment w:id="56" w:author="Tommaso Ghilardi (Staff)" w:date="2025-07-15T17:29:00Z" w:initials="TG">
    <w:p w14:paraId="2FB5E289" w14:textId="18032CFD" w:rsidR="00AB25F8" w:rsidRDefault="00AB25F8">
      <w:pPr>
        <w:pStyle w:val="CommentText"/>
      </w:pPr>
      <w:r>
        <w:rPr>
          <w:rStyle w:val="CommentReference"/>
        </w:rPr>
        <w:annotationRef/>
      </w:r>
      <w:r>
        <w:t>Not sure I like it  tho</w:t>
      </w:r>
    </w:p>
  </w:comment>
  <w:comment w:id="64" w:author="Tommaso Ghilardi (Staff)" w:date="2025-05-05T15:47:00Z" w:initials="TG">
    <w:p w14:paraId="44096064" w14:textId="77777777" w:rsidR="00020E99" w:rsidRDefault="00DE0245" w:rsidP="00020E99">
      <w:pPr>
        <w:pStyle w:val="CommentText"/>
      </w:pPr>
      <w:r>
        <w:rPr>
          <w:rStyle w:val="CommentReference"/>
        </w:rPr>
        <w:annotationRef/>
      </w:r>
      <w:r w:rsidR="00020E99">
        <w:t>Some aspect will be impossible I am afraid. Data acquisition will require proprietary software. Maybe analysis no (doubtful as lots is based on matlab)</w:t>
      </w:r>
    </w:p>
  </w:comment>
  <w:comment w:id="65" w:author="Francesco Poli" w:date="2025-05-08T17:34:00Z" w:initials="FP">
    <w:p w14:paraId="460AAD7C" w14:textId="6AE88EE7" w:rsidR="00314C48" w:rsidRDefault="00314C48">
      <w:pPr>
        <w:pStyle w:val="CommentText"/>
      </w:pPr>
      <w:r>
        <w:rPr>
          <w:rStyle w:val="CommentReference"/>
        </w:rPr>
        <w:annotationRef/>
      </w:r>
      <w:r>
        <w:t>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B38B96" w15:done="0"/>
  <w15:commentEx w15:paraId="31FEF0A1" w15:paraIdParent="7BB38B96" w15:done="0"/>
  <w15:commentEx w15:paraId="0D5792A6" w15:done="0"/>
  <w15:commentEx w15:paraId="7F3FE97F" w15:done="0"/>
  <w15:commentEx w15:paraId="526456BE" w15:done="0"/>
  <w15:commentEx w15:paraId="1883EEE6" w15:done="0"/>
  <w15:commentEx w15:paraId="26993C25" w15:done="0"/>
  <w15:commentEx w15:paraId="400255A2" w15:done="0"/>
  <w15:commentEx w15:paraId="2FB5E289" w15:done="0"/>
  <w15:commentEx w15:paraId="44096064" w15:done="1"/>
  <w15:commentEx w15:paraId="460AAD7C" w15:paraIdParent="440960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9CE7C9" w16cex:dateUtc="2025-04-10T09:25:00Z"/>
  <w16cex:commentExtensible w16cex:durableId="107D2BCC" w16cex:dateUtc="2025-07-15T15:32:00Z"/>
  <w16cex:commentExtensible w16cex:durableId="1EE39A61" w16cex:dateUtc="2025-05-05T10:58:00Z"/>
  <w16cex:commentExtensible w16cex:durableId="098776B8" w16cex:dateUtc="2025-07-15T15:38:00Z"/>
  <w16cex:commentExtensible w16cex:durableId="5624461C" w16cex:dateUtc="2025-07-15T16:10:00Z"/>
  <w16cex:commentExtensible w16cex:durableId="037AF2BF" w16cex:dateUtc="2025-07-15T16:29:00Z"/>
  <w16cex:commentExtensible w16cex:durableId="6C3DAB9F" w16cex:dateUtc="2025-05-05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B38B96" w16cid:durableId="7BB38B96"/>
  <w16cid:commentId w16cid:paraId="31FEF0A1" w16cid:durableId="31FEF0A1"/>
  <w16cid:commentId w16cid:paraId="0D5792A6" w16cid:durableId="539CE7C9"/>
  <w16cid:commentId w16cid:paraId="7F3FE97F" w16cid:durableId="7F3FE97F"/>
  <w16cid:commentId w16cid:paraId="526456BE" w16cid:durableId="107D2BCC"/>
  <w16cid:commentId w16cid:paraId="1883EEE6" w16cid:durableId="1EE39A61"/>
  <w16cid:commentId w16cid:paraId="26993C25" w16cid:durableId="098776B8"/>
  <w16cid:commentId w16cid:paraId="400255A2" w16cid:durableId="5624461C"/>
  <w16cid:commentId w16cid:paraId="2FB5E289" w16cid:durableId="037AF2BF"/>
  <w16cid:commentId w16cid:paraId="44096064" w16cid:durableId="6C3DAB9F"/>
  <w16cid:commentId w16cid:paraId="460AAD7C" w16cid:durableId="460AA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48A0"/>
    <w:multiLevelType w:val="multilevel"/>
    <w:tmpl w:val="B8C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474F5"/>
    <w:multiLevelType w:val="hybridMultilevel"/>
    <w:tmpl w:val="F2788B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6D45BD"/>
    <w:multiLevelType w:val="hybridMultilevel"/>
    <w:tmpl w:val="3B164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E1844"/>
    <w:multiLevelType w:val="hybridMultilevel"/>
    <w:tmpl w:val="1EAAC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46C26"/>
    <w:multiLevelType w:val="hybridMultilevel"/>
    <w:tmpl w:val="77EE67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F63D2"/>
    <w:multiLevelType w:val="hybridMultilevel"/>
    <w:tmpl w:val="676E83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C03A9"/>
    <w:multiLevelType w:val="hybridMultilevel"/>
    <w:tmpl w:val="2BF6C8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BF7B42"/>
    <w:multiLevelType w:val="hybridMultilevel"/>
    <w:tmpl w:val="D9842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717384"/>
    <w:multiLevelType w:val="multilevel"/>
    <w:tmpl w:val="C6F6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539176">
    <w:abstractNumId w:val="4"/>
  </w:num>
  <w:num w:numId="2" w16cid:durableId="1800495920">
    <w:abstractNumId w:val="7"/>
  </w:num>
  <w:num w:numId="3" w16cid:durableId="132136938">
    <w:abstractNumId w:val="5"/>
  </w:num>
  <w:num w:numId="4" w16cid:durableId="2013137919">
    <w:abstractNumId w:val="6"/>
  </w:num>
  <w:num w:numId="5" w16cid:durableId="1252205948">
    <w:abstractNumId w:val="2"/>
  </w:num>
  <w:num w:numId="6" w16cid:durableId="703597300">
    <w:abstractNumId w:val="3"/>
  </w:num>
  <w:num w:numId="7" w16cid:durableId="924534749">
    <w:abstractNumId w:val="8"/>
  </w:num>
  <w:num w:numId="8" w16cid:durableId="1421875816">
    <w:abstractNumId w:val="1"/>
  </w:num>
  <w:num w:numId="9" w16cid:durableId="12883195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ommaso Ghilardi (Staff)">
    <w15:presenceInfo w15:providerId="AD" w15:userId="S::t.ghilardi@bbk.ac.uk::b9591c49-3913-47aa-a516-44e0ea4248a4"/>
  </w15:person>
  <w15:person w15:author="Giulia Serino (Staff)">
    <w15:presenceInfo w15:providerId="AD" w15:userId="S::g.serino@bbk.ac.uk::429c1942-fe77-4447-ada1-7e2104ecd3ab"/>
  </w15:person>
  <w15:person w15:author="Francesco Poli">
    <w15:presenceInfo w15:providerId="AD" w15:userId="S-1-5-21-1950246571-422974343-453104363-135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297"/>
    <w:rsid w:val="00006016"/>
    <w:rsid w:val="0002004B"/>
    <w:rsid w:val="00020E99"/>
    <w:rsid w:val="00042473"/>
    <w:rsid w:val="00047F48"/>
    <w:rsid w:val="00080CF2"/>
    <w:rsid w:val="00081AA4"/>
    <w:rsid w:val="00093D22"/>
    <w:rsid w:val="000C34E4"/>
    <w:rsid w:val="000E01F9"/>
    <w:rsid w:val="000E43E0"/>
    <w:rsid w:val="000E47CA"/>
    <w:rsid w:val="000E7816"/>
    <w:rsid w:val="000F1C0A"/>
    <w:rsid w:val="001458FD"/>
    <w:rsid w:val="00192CAD"/>
    <w:rsid w:val="001C5BFB"/>
    <w:rsid w:val="0023267F"/>
    <w:rsid w:val="00247637"/>
    <w:rsid w:val="002537C0"/>
    <w:rsid w:val="00260B80"/>
    <w:rsid w:val="00262684"/>
    <w:rsid w:val="002740D8"/>
    <w:rsid w:val="002A7C77"/>
    <w:rsid w:val="002B15CD"/>
    <w:rsid w:val="002C17B2"/>
    <w:rsid w:val="002F08C8"/>
    <w:rsid w:val="002F7B84"/>
    <w:rsid w:val="0030165F"/>
    <w:rsid w:val="003105A1"/>
    <w:rsid w:val="00314C48"/>
    <w:rsid w:val="0032754D"/>
    <w:rsid w:val="00340E83"/>
    <w:rsid w:val="00342920"/>
    <w:rsid w:val="00343148"/>
    <w:rsid w:val="00366960"/>
    <w:rsid w:val="003702C5"/>
    <w:rsid w:val="00374730"/>
    <w:rsid w:val="003970EB"/>
    <w:rsid w:val="003C4FFD"/>
    <w:rsid w:val="003D4036"/>
    <w:rsid w:val="003D6B4C"/>
    <w:rsid w:val="00470FB1"/>
    <w:rsid w:val="00485DA1"/>
    <w:rsid w:val="00486CE6"/>
    <w:rsid w:val="004B0636"/>
    <w:rsid w:val="004B2C50"/>
    <w:rsid w:val="004F117F"/>
    <w:rsid w:val="00500595"/>
    <w:rsid w:val="0051306D"/>
    <w:rsid w:val="00513AD8"/>
    <w:rsid w:val="00521585"/>
    <w:rsid w:val="005368A8"/>
    <w:rsid w:val="00540555"/>
    <w:rsid w:val="00561159"/>
    <w:rsid w:val="00571029"/>
    <w:rsid w:val="005721EC"/>
    <w:rsid w:val="005940F6"/>
    <w:rsid w:val="005C2483"/>
    <w:rsid w:val="005C2877"/>
    <w:rsid w:val="006152A0"/>
    <w:rsid w:val="0062042D"/>
    <w:rsid w:val="00625DD7"/>
    <w:rsid w:val="00641C2E"/>
    <w:rsid w:val="0064334D"/>
    <w:rsid w:val="00684F2E"/>
    <w:rsid w:val="00696D9D"/>
    <w:rsid w:val="006A5B9E"/>
    <w:rsid w:val="006A6E93"/>
    <w:rsid w:val="006B057E"/>
    <w:rsid w:val="006C3023"/>
    <w:rsid w:val="006C4421"/>
    <w:rsid w:val="006C4B1F"/>
    <w:rsid w:val="006D4692"/>
    <w:rsid w:val="006E2CB8"/>
    <w:rsid w:val="00714479"/>
    <w:rsid w:val="00717595"/>
    <w:rsid w:val="00727950"/>
    <w:rsid w:val="00731113"/>
    <w:rsid w:val="0073771F"/>
    <w:rsid w:val="00745EDD"/>
    <w:rsid w:val="00756FDF"/>
    <w:rsid w:val="007B41D9"/>
    <w:rsid w:val="007B62A9"/>
    <w:rsid w:val="007B6487"/>
    <w:rsid w:val="007C00AA"/>
    <w:rsid w:val="007C0CC1"/>
    <w:rsid w:val="007E025B"/>
    <w:rsid w:val="007E1B1D"/>
    <w:rsid w:val="00807B59"/>
    <w:rsid w:val="00811C70"/>
    <w:rsid w:val="00864EA8"/>
    <w:rsid w:val="008A0BB3"/>
    <w:rsid w:val="008A698F"/>
    <w:rsid w:val="008D714B"/>
    <w:rsid w:val="008D743F"/>
    <w:rsid w:val="008F016E"/>
    <w:rsid w:val="00952485"/>
    <w:rsid w:val="0095546F"/>
    <w:rsid w:val="009666D0"/>
    <w:rsid w:val="009A6219"/>
    <w:rsid w:val="009C410E"/>
    <w:rsid w:val="00A052FC"/>
    <w:rsid w:val="00A07FCA"/>
    <w:rsid w:val="00A2303D"/>
    <w:rsid w:val="00A2636D"/>
    <w:rsid w:val="00A6650F"/>
    <w:rsid w:val="00A80205"/>
    <w:rsid w:val="00A80384"/>
    <w:rsid w:val="00AB11E1"/>
    <w:rsid w:val="00AB25F8"/>
    <w:rsid w:val="00AB7DE7"/>
    <w:rsid w:val="00AF3214"/>
    <w:rsid w:val="00AF7D48"/>
    <w:rsid w:val="00B009C3"/>
    <w:rsid w:val="00B07187"/>
    <w:rsid w:val="00B071BE"/>
    <w:rsid w:val="00B0743B"/>
    <w:rsid w:val="00B21297"/>
    <w:rsid w:val="00B3001E"/>
    <w:rsid w:val="00B45578"/>
    <w:rsid w:val="00B5063F"/>
    <w:rsid w:val="00B663DB"/>
    <w:rsid w:val="00B86BF8"/>
    <w:rsid w:val="00B9697D"/>
    <w:rsid w:val="00B9735C"/>
    <w:rsid w:val="00BA4B77"/>
    <w:rsid w:val="00BC7EEB"/>
    <w:rsid w:val="00BF2ABA"/>
    <w:rsid w:val="00BF328D"/>
    <w:rsid w:val="00C322F3"/>
    <w:rsid w:val="00C422D9"/>
    <w:rsid w:val="00C446C6"/>
    <w:rsid w:val="00C61335"/>
    <w:rsid w:val="00C63ADA"/>
    <w:rsid w:val="00C7436C"/>
    <w:rsid w:val="00C9632B"/>
    <w:rsid w:val="00CF1CBE"/>
    <w:rsid w:val="00CF4493"/>
    <w:rsid w:val="00D0665C"/>
    <w:rsid w:val="00D114B6"/>
    <w:rsid w:val="00D36322"/>
    <w:rsid w:val="00D94677"/>
    <w:rsid w:val="00DB3EF6"/>
    <w:rsid w:val="00DB6C80"/>
    <w:rsid w:val="00DD5429"/>
    <w:rsid w:val="00DE0245"/>
    <w:rsid w:val="00DE2797"/>
    <w:rsid w:val="00DE6A2E"/>
    <w:rsid w:val="00E25808"/>
    <w:rsid w:val="00E278B6"/>
    <w:rsid w:val="00E30AC9"/>
    <w:rsid w:val="00E33465"/>
    <w:rsid w:val="00E42CC0"/>
    <w:rsid w:val="00E45F3B"/>
    <w:rsid w:val="00E463F3"/>
    <w:rsid w:val="00E47433"/>
    <w:rsid w:val="00E5182C"/>
    <w:rsid w:val="00E974A3"/>
    <w:rsid w:val="00EA4160"/>
    <w:rsid w:val="00EE0856"/>
    <w:rsid w:val="00EE6F97"/>
    <w:rsid w:val="00EF44D8"/>
    <w:rsid w:val="00F030CE"/>
    <w:rsid w:val="00F05B02"/>
    <w:rsid w:val="00F3038E"/>
    <w:rsid w:val="00F345F8"/>
    <w:rsid w:val="00F512E4"/>
    <w:rsid w:val="00F57935"/>
    <w:rsid w:val="00FF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79139"/>
  <w15:chartTrackingRefBased/>
  <w15:docId w15:val="{00C8A450-6E59-42B1-99BE-E6A6B3FF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2E4"/>
  </w:style>
  <w:style w:type="paragraph" w:styleId="Heading1">
    <w:name w:val="heading 1"/>
    <w:basedOn w:val="Normal"/>
    <w:next w:val="Normal"/>
    <w:link w:val="Heading1Char"/>
    <w:uiPriority w:val="9"/>
    <w:qFormat/>
    <w:rsid w:val="009A62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06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297"/>
    <w:pPr>
      <w:ind w:left="720"/>
      <w:contextualSpacing/>
    </w:pPr>
  </w:style>
  <w:style w:type="character" w:styleId="CommentReference">
    <w:name w:val="annotation reference"/>
    <w:basedOn w:val="DefaultParagraphFont"/>
    <w:uiPriority w:val="99"/>
    <w:semiHidden/>
    <w:unhideWhenUsed/>
    <w:rsid w:val="0064334D"/>
    <w:rPr>
      <w:sz w:val="16"/>
      <w:szCs w:val="16"/>
    </w:rPr>
  </w:style>
  <w:style w:type="paragraph" w:styleId="CommentText">
    <w:name w:val="annotation text"/>
    <w:basedOn w:val="Normal"/>
    <w:link w:val="CommentTextChar"/>
    <w:uiPriority w:val="99"/>
    <w:unhideWhenUsed/>
    <w:rsid w:val="0064334D"/>
    <w:pPr>
      <w:spacing w:line="240" w:lineRule="auto"/>
    </w:pPr>
    <w:rPr>
      <w:sz w:val="20"/>
      <w:szCs w:val="20"/>
    </w:rPr>
  </w:style>
  <w:style w:type="character" w:customStyle="1" w:styleId="CommentTextChar">
    <w:name w:val="Comment Text Char"/>
    <w:basedOn w:val="DefaultParagraphFont"/>
    <w:link w:val="CommentText"/>
    <w:uiPriority w:val="99"/>
    <w:rsid w:val="0064334D"/>
    <w:rPr>
      <w:sz w:val="20"/>
      <w:szCs w:val="20"/>
    </w:rPr>
  </w:style>
  <w:style w:type="paragraph" w:styleId="CommentSubject">
    <w:name w:val="annotation subject"/>
    <w:basedOn w:val="CommentText"/>
    <w:next w:val="CommentText"/>
    <w:link w:val="CommentSubjectChar"/>
    <w:uiPriority w:val="99"/>
    <w:semiHidden/>
    <w:unhideWhenUsed/>
    <w:rsid w:val="0064334D"/>
    <w:rPr>
      <w:b/>
      <w:bCs/>
    </w:rPr>
  </w:style>
  <w:style w:type="character" w:customStyle="1" w:styleId="CommentSubjectChar">
    <w:name w:val="Comment Subject Char"/>
    <w:basedOn w:val="CommentTextChar"/>
    <w:link w:val="CommentSubject"/>
    <w:uiPriority w:val="99"/>
    <w:semiHidden/>
    <w:rsid w:val="0064334D"/>
    <w:rPr>
      <w:b/>
      <w:bCs/>
      <w:sz w:val="20"/>
      <w:szCs w:val="20"/>
    </w:rPr>
  </w:style>
  <w:style w:type="paragraph" w:styleId="Revision">
    <w:name w:val="Revision"/>
    <w:hidden/>
    <w:uiPriority w:val="99"/>
    <w:semiHidden/>
    <w:rsid w:val="006B057E"/>
    <w:pPr>
      <w:spacing w:after="0" w:line="240" w:lineRule="auto"/>
    </w:pPr>
  </w:style>
  <w:style w:type="paragraph" w:styleId="BalloonText">
    <w:name w:val="Balloon Text"/>
    <w:basedOn w:val="Normal"/>
    <w:link w:val="BalloonTextChar"/>
    <w:uiPriority w:val="99"/>
    <w:semiHidden/>
    <w:unhideWhenUsed/>
    <w:rsid w:val="00340E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E83"/>
    <w:rPr>
      <w:rFonts w:ascii="Segoe UI" w:hAnsi="Segoe UI" w:cs="Segoe UI"/>
      <w:sz w:val="18"/>
      <w:szCs w:val="18"/>
    </w:rPr>
  </w:style>
  <w:style w:type="character" w:styleId="Hyperlink">
    <w:name w:val="Hyperlink"/>
    <w:basedOn w:val="DefaultParagraphFont"/>
    <w:uiPriority w:val="99"/>
    <w:unhideWhenUsed/>
    <w:rsid w:val="00EF44D8"/>
    <w:rPr>
      <w:color w:val="0563C1" w:themeColor="hyperlink"/>
      <w:u w:val="single"/>
    </w:rPr>
  </w:style>
  <w:style w:type="character" w:styleId="FollowedHyperlink">
    <w:name w:val="FollowedHyperlink"/>
    <w:basedOn w:val="DefaultParagraphFont"/>
    <w:uiPriority w:val="99"/>
    <w:semiHidden/>
    <w:unhideWhenUsed/>
    <w:rsid w:val="00C9632B"/>
    <w:rPr>
      <w:color w:val="954F72" w:themeColor="followedHyperlink"/>
      <w:u w:val="single"/>
    </w:rPr>
  </w:style>
  <w:style w:type="paragraph" w:styleId="NormalWeb">
    <w:name w:val="Normal (Web)"/>
    <w:basedOn w:val="Normal"/>
    <w:uiPriority w:val="99"/>
    <w:semiHidden/>
    <w:unhideWhenUsed/>
    <w:rsid w:val="007E1B1D"/>
    <w:rPr>
      <w:rFonts w:ascii="Times New Roman" w:hAnsi="Times New Roman" w:cs="Times New Roman"/>
      <w:sz w:val="24"/>
      <w:szCs w:val="24"/>
    </w:rPr>
  </w:style>
  <w:style w:type="character" w:styleId="Strong">
    <w:name w:val="Strong"/>
    <w:basedOn w:val="DefaultParagraphFont"/>
    <w:uiPriority w:val="22"/>
    <w:qFormat/>
    <w:rsid w:val="002A7C77"/>
    <w:rPr>
      <w:b/>
      <w:bCs/>
    </w:rPr>
  </w:style>
  <w:style w:type="character" w:styleId="Emphasis">
    <w:name w:val="Emphasis"/>
    <w:basedOn w:val="DefaultParagraphFont"/>
    <w:uiPriority w:val="20"/>
    <w:qFormat/>
    <w:rsid w:val="002A7C77"/>
    <w:rPr>
      <w:i/>
      <w:iCs/>
    </w:rPr>
  </w:style>
  <w:style w:type="character" w:customStyle="1" w:styleId="UnresolvedMention1">
    <w:name w:val="Unresolved Mention1"/>
    <w:basedOn w:val="DefaultParagraphFont"/>
    <w:uiPriority w:val="99"/>
    <w:semiHidden/>
    <w:unhideWhenUsed/>
    <w:rsid w:val="00485DA1"/>
    <w:rPr>
      <w:color w:val="605E5C"/>
      <w:shd w:val="clear" w:color="auto" w:fill="E1DFDD"/>
    </w:rPr>
  </w:style>
  <w:style w:type="character" w:customStyle="1" w:styleId="Heading1Char">
    <w:name w:val="Heading 1 Char"/>
    <w:basedOn w:val="DefaultParagraphFont"/>
    <w:link w:val="Heading1"/>
    <w:uiPriority w:val="9"/>
    <w:rsid w:val="009A62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063F"/>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343148"/>
    <w:pPr>
      <w:spacing w:after="0" w:line="480" w:lineRule="auto"/>
      <w:ind w:left="720" w:hanging="720"/>
    </w:pPr>
  </w:style>
  <w:style w:type="paragraph" w:styleId="Caption">
    <w:name w:val="caption"/>
    <w:basedOn w:val="Normal"/>
    <w:next w:val="Normal"/>
    <w:uiPriority w:val="35"/>
    <w:unhideWhenUsed/>
    <w:qFormat/>
    <w:rsid w:val="0095248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A69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3119">
      <w:bodyDiv w:val="1"/>
      <w:marLeft w:val="0"/>
      <w:marRight w:val="0"/>
      <w:marTop w:val="0"/>
      <w:marBottom w:val="0"/>
      <w:divBdr>
        <w:top w:val="none" w:sz="0" w:space="0" w:color="auto"/>
        <w:left w:val="none" w:sz="0" w:space="0" w:color="auto"/>
        <w:bottom w:val="none" w:sz="0" w:space="0" w:color="auto"/>
        <w:right w:val="none" w:sz="0" w:space="0" w:color="auto"/>
      </w:divBdr>
    </w:div>
    <w:div w:id="21329193">
      <w:bodyDiv w:val="1"/>
      <w:marLeft w:val="0"/>
      <w:marRight w:val="0"/>
      <w:marTop w:val="0"/>
      <w:marBottom w:val="0"/>
      <w:divBdr>
        <w:top w:val="none" w:sz="0" w:space="0" w:color="auto"/>
        <w:left w:val="none" w:sz="0" w:space="0" w:color="auto"/>
        <w:bottom w:val="none" w:sz="0" w:space="0" w:color="auto"/>
        <w:right w:val="none" w:sz="0" w:space="0" w:color="auto"/>
      </w:divBdr>
    </w:div>
    <w:div w:id="226577795">
      <w:bodyDiv w:val="1"/>
      <w:marLeft w:val="0"/>
      <w:marRight w:val="0"/>
      <w:marTop w:val="0"/>
      <w:marBottom w:val="0"/>
      <w:divBdr>
        <w:top w:val="none" w:sz="0" w:space="0" w:color="auto"/>
        <w:left w:val="none" w:sz="0" w:space="0" w:color="auto"/>
        <w:bottom w:val="none" w:sz="0" w:space="0" w:color="auto"/>
        <w:right w:val="none" w:sz="0" w:space="0" w:color="auto"/>
      </w:divBdr>
    </w:div>
    <w:div w:id="251092085">
      <w:bodyDiv w:val="1"/>
      <w:marLeft w:val="0"/>
      <w:marRight w:val="0"/>
      <w:marTop w:val="0"/>
      <w:marBottom w:val="0"/>
      <w:divBdr>
        <w:top w:val="none" w:sz="0" w:space="0" w:color="auto"/>
        <w:left w:val="none" w:sz="0" w:space="0" w:color="auto"/>
        <w:bottom w:val="none" w:sz="0" w:space="0" w:color="auto"/>
        <w:right w:val="none" w:sz="0" w:space="0" w:color="auto"/>
      </w:divBdr>
    </w:div>
    <w:div w:id="260844824">
      <w:bodyDiv w:val="1"/>
      <w:marLeft w:val="0"/>
      <w:marRight w:val="0"/>
      <w:marTop w:val="0"/>
      <w:marBottom w:val="0"/>
      <w:divBdr>
        <w:top w:val="none" w:sz="0" w:space="0" w:color="auto"/>
        <w:left w:val="none" w:sz="0" w:space="0" w:color="auto"/>
        <w:bottom w:val="none" w:sz="0" w:space="0" w:color="auto"/>
        <w:right w:val="none" w:sz="0" w:space="0" w:color="auto"/>
      </w:divBdr>
    </w:div>
    <w:div w:id="331421065">
      <w:bodyDiv w:val="1"/>
      <w:marLeft w:val="0"/>
      <w:marRight w:val="0"/>
      <w:marTop w:val="0"/>
      <w:marBottom w:val="0"/>
      <w:divBdr>
        <w:top w:val="none" w:sz="0" w:space="0" w:color="auto"/>
        <w:left w:val="none" w:sz="0" w:space="0" w:color="auto"/>
        <w:bottom w:val="none" w:sz="0" w:space="0" w:color="auto"/>
        <w:right w:val="none" w:sz="0" w:space="0" w:color="auto"/>
      </w:divBdr>
    </w:div>
    <w:div w:id="361201229">
      <w:bodyDiv w:val="1"/>
      <w:marLeft w:val="0"/>
      <w:marRight w:val="0"/>
      <w:marTop w:val="0"/>
      <w:marBottom w:val="0"/>
      <w:divBdr>
        <w:top w:val="none" w:sz="0" w:space="0" w:color="auto"/>
        <w:left w:val="none" w:sz="0" w:space="0" w:color="auto"/>
        <w:bottom w:val="none" w:sz="0" w:space="0" w:color="auto"/>
        <w:right w:val="none" w:sz="0" w:space="0" w:color="auto"/>
      </w:divBdr>
    </w:div>
    <w:div w:id="457920824">
      <w:bodyDiv w:val="1"/>
      <w:marLeft w:val="0"/>
      <w:marRight w:val="0"/>
      <w:marTop w:val="0"/>
      <w:marBottom w:val="0"/>
      <w:divBdr>
        <w:top w:val="none" w:sz="0" w:space="0" w:color="auto"/>
        <w:left w:val="none" w:sz="0" w:space="0" w:color="auto"/>
        <w:bottom w:val="none" w:sz="0" w:space="0" w:color="auto"/>
        <w:right w:val="none" w:sz="0" w:space="0" w:color="auto"/>
      </w:divBdr>
    </w:div>
    <w:div w:id="550263985">
      <w:bodyDiv w:val="1"/>
      <w:marLeft w:val="0"/>
      <w:marRight w:val="0"/>
      <w:marTop w:val="0"/>
      <w:marBottom w:val="0"/>
      <w:divBdr>
        <w:top w:val="none" w:sz="0" w:space="0" w:color="auto"/>
        <w:left w:val="none" w:sz="0" w:space="0" w:color="auto"/>
        <w:bottom w:val="none" w:sz="0" w:space="0" w:color="auto"/>
        <w:right w:val="none" w:sz="0" w:space="0" w:color="auto"/>
      </w:divBdr>
    </w:div>
    <w:div w:id="590357299">
      <w:bodyDiv w:val="1"/>
      <w:marLeft w:val="0"/>
      <w:marRight w:val="0"/>
      <w:marTop w:val="0"/>
      <w:marBottom w:val="0"/>
      <w:divBdr>
        <w:top w:val="none" w:sz="0" w:space="0" w:color="auto"/>
        <w:left w:val="none" w:sz="0" w:space="0" w:color="auto"/>
        <w:bottom w:val="none" w:sz="0" w:space="0" w:color="auto"/>
        <w:right w:val="none" w:sz="0" w:space="0" w:color="auto"/>
      </w:divBdr>
    </w:div>
    <w:div w:id="654146173">
      <w:bodyDiv w:val="1"/>
      <w:marLeft w:val="0"/>
      <w:marRight w:val="0"/>
      <w:marTop w:val="0"/>
      <w:marBottom w:val="0"/>
      <w:divBdr>
        <w:top w:val="none" w:sz="0" w:space="0" w:color="auto"/>
        <w:left w:val="none" w:sz="0" w:space="0" w:color="auto"/>
        <w:bottom w:val="none" w:sz="0" w:space="0" w:color="auto"/>
        <w:right w:val="none" w:sz="0" w:space="0" w:color="auto"/>
      </w:divBdr>
    </w:div>
    <w:div w:id="746196340">
      <w:bodyDiv w:val="1"/>
      <w:marLeft w:val="0"/>
      <w:marRight w:val="0"/>
      <w:marTop w:val="0"/>
      <w:marBottom w:val="0"/>
      <w:divBdr>
        <w:top w:val="none" w:sz="0" w:space="0" w:color="auto"/>
        <w:left w:val="none" w:sz="0" w:space="0" w:color="auto"/>
        <w:bottom w:val="none" w:sz="0" w:space="0" w:color="auto"/>
        <w:right w:val="none" w:sz="0" w:space="0" w:color="auto"/>
      </w:divBdr>
    </w:div>
    <w:div w:id="794641677">
      <w:bodyDiv w:val="1"/>
      <w:marLeft w:val="0"/>
      <w:marRight w:val="0"/>
      <w:marTop w:val="0"/>
      <w:marBottom w:val="0"/>
      <w:divBdr>
        <w:top w:val="none" w:sz="0" w:space="0" w:color="auto"/>
        <w:left w:val="none" w:sz="0" w:space="0" w:color="auto"/>
        <w:bottom w:val="none" w:sz="0" w:space="0" w:color="auto"/>
        <w:right w:val="none" w:sz="0" w:space="0" w:color="auto"/>
      </w:divBdr>
    </w:div>
    <w:div w:id="859509210">
      <w:bodyDiv w:val="1"/>
      <w:marLeft w:val="0"/>
      <w:marRight w:val="0"/>
      <w:marTop w:val="0"/>
      <w:marBottom w:val="0"/>
      <w:divBdr>
        <w:top w:val="none" w:sz="0" w:space="0" w:color="auto"/>
        <w:left w:val="none" w:sz="0" w:space="0" w:color="auto"/>
        <w:bottom w:val="none" w:sz="0" w:space="0" w:color="auto"/>
        <w:right w:val="none" w:sz="0" w:space="0" w:color="auto"/>
      </w:divBdr>
    </w:div>
    <w:div w:id="1062293677">
      <w:bodyDiv w:val="1"/>
      <w:marLeft w:val="0"/>
      <w:marRight w:val="0"/>
      <w:marTop w:val="0"/>
      <w:marBottom w:val="0"/>
      <w:divBdr>
        <w:top w:val="none" w:sz="0" w:space="0" w:color="auto"/>
        <w:left w:val="none" w:sz="0" w:space="0" w:color="auto"/>
        <w:bottom w:val="none" w:sz="0" w:space="0" w:color="auto"/>
        <w:right w:val="none" w:sz="0" w:space="0" w:color="auto"/>
      </w:divBdr>
    </w:div>
    <w:div w:id="1144664029">
      <w:bodyDiv w:val="1"/>
      <w:marLeft w:val="0"/>
      <w:marRight w:val="0"/>
      <w:marTop w:val="0"/>
      <w:marBottom w:val="0"/>
      <w:divBdr>
        <w:top w:val="none" w:sz="0" w:space="0" w:color="auto"/>
        <w:left w:val="none" w:sz="0" w:space="0" w:color="auto"/>
        <w:bottom w:val="none" w:sz="0" w:space="0" w:color="auto"/>
        <w:right w:val="none" w:sz="0" w:space="0" w:color="auto"/>
      </w:divBdr>
    </w:div>
    <w:div w:id="1145510806">
      <w:bodyDiv w:val="1"/>
      <w:marLeft w:val="0"/>
      <w:marRight w:val="0"/>
      <w:marTop w:val="0"/>
      <w:marBottom w:val="0"/>
      <w:divBdr>
        <w:top w:val="none" w:sz="0" w:space="0" w:color="auto"/>
        <w:left w:val="none" w:sz="0" w:space="0" w:color="auto"/>
        <w:bottom w:val="none" w:sz="0" w:space="0" w:color="auto"/>
        <w:right w:val="none" w:sz="0" w:space="0" w:color="auto"/>
      </w:divBdr>
    </w:div>
    <w:div w:id="1293756187">
      <w:bodyDiv w:val="1"/>
      <w:marLeft w:val="0"/>
      <w:marRight w:val="0"/>
      <w:marTop w:val="0"/>
      <w:marBottom w:val="0"/>
      <w:divBdr>
        <w:top w:val="none" w:sz="0" w:space="0" w:color="auto"/>
        <w:left w:val="none" w:sz="0" w:space="0" w:color="auto"/>
        <w:bottom w:val="none" w:sz="0" w:space="0" w:color="auto"/>
        <w:right w:val="none" w:sz="0" w:space="0" w:color="auto"/>
      </w:divBdr>
    </w:div>
    <w:div w:id="1323436365">
      <w:bodyDiv w:val="1"/>
      <w:marLeft w:val="0"/>
      <w:marRight w:val="0"/>
      <w:marTop w:val="0"/>
      <w:marBottom w:val="0"/>
      <w:divBdr>
        <w:top w:val="none" w:sz="0" w:space="0" w:color="auto"/>
        <w:left w:val="none" w:sz="0" w:space="0" w:color="auto"/>
        <w:bottom w:val="none" w:sz="0" w:space="0" w:color="auto"/>
        <w:right w:val="none" w:sz="0" w:space="0" w:color="auto"/>
      </w:divBdr>
    </w:div>
    <w:div w:id="1382173296">
      <w:bodyDiv w:val="1"/>
      <w:marLeft w:val="0"/>
      <w:marRight w:val="0"/>
      <w:marTop w:val="0"/>
      <w:marBottom w:val="0"/>
      <w:divBdr>
        <w:top w:val="none" w:sz="0" w:space="0" w:color="auto"/>
        <w:left w:val="none" w:sz="0" w:space="0" w:color="auto"/>
        <w:bottom w:val="none" w:sz="0" w:space="0" w:color="auto"/>
        <w:right w:val="none" w:sz="0" w:space="0" w:color="auto"/>
      </w:divBdr>
    </w:div>
    <w:div w:id="1395474125">
      <w:bodyDiv w:val="1"/>
      <w:marLeft w:val="0"/>
      <w:marRight w:val="0"/>
      <w:marTop w:val="0"/>
      <w:marBottom w:val="0"/>
      <w:divBdr>
        <w:top w:val="none" w:sz="0" w:space="0" w:color="auto"/>
        <w:left w:val="none" w:sz="0" w:space="0" w:color="auto"/>
        <w:bottom w:val="none" w:sz="0" w:space="0" w:color="auto"/>
        <w:right w:val="none" w:sz="0" w:space="0" w:color="auto"/>
      </w:divBdr>
    </w:div>
    <w:div w:id="1426195324">
      <w:bodyDiv w:val="1"/>
      <w:marLeft w:val="0"/>
      <w:marRight w:val="0"/>
      <w:marTop w:val="0"/>
      <w:marBottom w:val="0"/>
      <w:divBdr>
        <w:top w:val="none" w:sz="0" w:space="0" w:color="auto"/>
        <w:left w:val="none" w:sz="0" w:space="0" w:color="auto"/>
        <w:bottom w:val="none" w:sz="0" w:space="0" w:color="auto"/>
        <w:right w:val="none" w:sz="0" w:space="0" w:color="auto"/>
      </w:divBdr>
    </w:div>
    <w:div w:id="1458404850">
      <w:bodyDiv w:val="1"/>
      <w:marLeft w:val="0"/>
      <w:marRight w:val="0"/>
      <w:marTop w:val="0"/>
      <w:marBottom w:val="0"/>
      <w:divBdr>
        <w:top w:val="none" w:sz="0" w:space="0" w:color="auto"/>
        <w:left w:val="none" w:sz="0" w:space="0" w:color="auto"/>
        <w:bottom w:val="none" w:sz="0" w:space="0" w:color="auto"/>
        <w:right w:val="none" w:sz="0" w:space="0" w:color="auto"/>
      </w:divBdr>
    </w:div>
    <w:div w:id="1480422784">
      <w:bodyDiv w:val="1"/>
      <w:marLeft w:val="0"/>
      <w:marRight w:val="0"/>
      <w:marTop w:val="0"/>
      <w:marBottom w:val="0"/>
      <w:divBdr>
        <w:top w:val="none" w:sz="0" w:space="0" w:color="auto"/>
        <w:left w:val="none" w:sz="0" w:space="0" w:color="auto"/>
        <w:bottom w:val="none" w:sz="0" w:space="0" w:color="auto"/>
        <w:right w:val="none" w:sz="0" w:space="0" w:color="auto"/>
      </w:divBdr>
    </w:div>
    <w:div w:id="1580365693">
      <w:bodyDiv w:val="1"/>
      <w:marLeft w:val="0"/>
      <w:marRight w:val="0"/>
      <w:marTop w:val="0"/>
      <w:marBottom w:val="0"/>
      <w:divBdr>
        <w:top w:val="none" w:sz="0" w:space="0" w:color="auto"/>
        <w:left w:val="none" w:sz="0" w:space="0" w:color="auto"/>
        <w:bottom w:val="none" w:sz="0" w:space="0" w:color="auto"/>
        <w:right w:val="none" w:sz="0" w:space="0" w:color="auto"/>
      </w:divBdr>
    </w:div>
    <w:div w:id="1703551833">
      <w:bodyDiv w:val="1"/>
      <w:marLeft w:val="0"/>
      <w:marRight w:val="0"/>
      <w:marTop w:val="0"/>
      <w:marBottom w:val="0"/>
      <w:divBdr>
        <w:top w:val="none" w:sz="0" w:space="0" w:color="auto"/>
        <w:left w:val="none" w:sz="0" w:space="0" w:color="auto"/>
        <w:bottom w:val="none" w:sz="0" w:space="0" w:color="auto"/>
        <w:right w:val="none" w:sz="0" w:space="0" w:color="auto"/>
      </w:divBdr>
    </w:div>
    <w:div w:id="1741899023">
      <w:bodyDiv w:val="1"/>
      <w:marLeft w:val="0"/>
      <w:marRight w:val="0"/>
      <w:marTop w:val="0"/>
      <w:marBottom w:val="0"/>
      <w:divBdr>
        <w:top w:val="none" w:sz="0" w:space="0" w:color="auto"/>
        <w:left w:val="none" w:sz="0" w:space="0" w:color="auto"/>
        <w:bottom w:val="none" w:sz="0" w:space="0" w:color="auto"/>
        <w:right w:val="none" w:sz="0" w:space="0" w:color="auto"/>
      </w:divBdr>
    </w:div>
    <w:div w:id="1745181206">
      <w:bodyDiv w:val="1"/>
      <w:marLeft w:val="0"/>
      <w:marRight w:val="0"/>
      <w:marTop w:val="0"/>
      <w:marBottom w:val="0"/>
      <w:divBdr>
        <w:top w:val="none" w:sz="0" w:space="0" w:color="auto"/>
        <w:left w:val="none" w:sz="0" w:space="0" w:color="auto"/>
        <w:bottom w:val="none" w:sz="0" w:space="0" w:color="auto"/>
        <w:right w:val="none" w:sz="0" w:space="0" w:color="auto"/>
      </w:divBdr>
    </w:div>
    <w:div w:id="1781415449">
      <w:bodyDiv w:val="1"/>
      <w:marLeft w:val="0"/>
      <w:marRight w:val="0"/>
      <w:marTop w:val="0"/>
      <w:marBottom w:val="0"/>
      <w:divBdr>
        <w:top w:val="none" w:sz="0" w:space="0" w:color="auto"/>
        <w:left w:val="none" w:sz="0" w:space="0" w:color="auto"/>
        <w:bottom w:val="none" w:sz="0" w:space="0" w:color="auto"/>
        <w:right w:val="none" w:sz="0" w:space="0" w:color="auto"/>
      </w:divBdr>
    </w:div>
    <w:div w:id="1803881847">
      <w:bodyDiv w:val="1"/>
      <w:marLeft w:val="0"/>
      <w:marRight w:val="0"/>
      <w:marTop w:val="0"/>
      <w:marBottom w:val="0"/>
      <w:divBdr>
        <w:top w:val="none" w:sz="0" w:space="0" w:color="auto"/>
        <w:left w:val="none" w:sz="0" w:space="0" w:color="auto"/>
        <w:bottom w:val="none" w:sz="0" w:space="0" w:color="auto"/>
        <w:right w:val="none" w:sz="0" w:space="0" w:color="auto"/>
      </w:divBdr>
    </w:div>
    <w:div w:id="1884832063">
      <w:bodyDiv w:val="1"/>
      <w:marLeft w:val="0"/>
      <w:marRight w:val="0"/>
      <w:marTop w:val="0"/>
      <w:marBottom w:val="0"/>
      <w:divBdr>
        <w:top w:val="none" w:sz="0" w:space="0" w:color="auto"/>
        <w:left w:val="none" w:sz="0" w:space="0" w:color="auto"/>
        <w:bottom w:val="none" w:sz="0" w:space="0" w:color="auto"/>
        <w:right w:val="none" w:sz="0" w:space="0" w:color="auto"/>
      </w:divBdr>
    </w:div>
    <w:div w:id="1935287268">
      <w:bodyDiv w:val="1"/>
      <w:marLeft w:val="0"/>
      <w:marRight w:val="0"/>
      <w:marTop w:val="0"/>
      <w:marBottom w:val="0"/>
      <w:divBdr>
        <w:top w:val="none" w:sz="0" w:space="0" w:color="auto"/>
        <w:left w:val="none" w:sz="0" w:space="0" w:color="auto"/>
        <w:bottom w:val="none" w:sz="0" w:space="0" w:color="auto"/>
        <w:right w:val="none" w:sz="0" w:space="0" w:color="auto"/>
      </w:divBdr>
      <w:divsChild>
        <w:div w:id="908618339">
          <w:marLeft w:val="0"/>
          <w:marRight w:val="0"/>
          <w:marTop w:val="0"/>
          <w:marBottom w:val="0"/>
          <w:divBdr>
            <w:top w:val="none" w:sz="0" w:space="0" w:color="auto"/>
            <w:left w:val="none" w:sz="0" w:space="0" w:color="auto"/>
            <w:bottom w:val="none" w:sz="0" w:space="0" w:color="auto"/>
            <w:right w:val="none" w:sz="0" w:space="0" w:color="auto"/>
          </w:divBdr>
        </w:div>
      </w:divsChild>
    </w:div>
    <w:div w:id="1953701880">
      <w:bodyDiv w:val="1"/>
      <w:marLeft w:val="0"/>
      <w:marRight w:val="0"/>
      <w:marTop w:val="0"/>
      <w:marBottom w:val="0"/>
      <w:divBdr>
        <w:top w:val="none" w:sz="0" w:space="0" w:color="auto"/>
        <w:left w:val="none" w:sz="0" w:space="0" w:color="auto"/>
        <w:bottom w:val="none" w:sz="0" w:space="0" w:color="auto"/>
        <w:right w:val="none" w:sz="0" w:space="0" w:color="auto"/>
      </w:divBdr>
      <w:divsChild>
        <w:div w:id="369842549">
          <w:marLeft w:val="0"/>
          <w:marRight w:val="0"/>
          <w:marTop w:val="0"/>
          <w:marBottom w:val="0"/>
          <w:divBdr>
            <w:top w:val="none" w:sz="0" w:space="0" w:color="auto"/>
            <w:left w:val="none" w:sz="0" w:space="0" w:color="auto"/>
            <w:bottom w:val="none" w:sz="0" w:space="0" w:color="auto"/>
            <w:right w:val="none" w:sz="0" w:space="0" w:color="auto"/>
          </w:divBdr>
        </w:div>
      </w:divsChild>
    </w:div>
    <w:div w:id="201021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5043-7467-45D8-B882-EBA855323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14678</Words>
  <Characters>83668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98150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Poli</dc:creator>
  <cp:keywords/>
  <dc:description/>
  <cp:lastModifiedBy>Tommaso Ghilardi (Staff)</cp:lastModifiedBy>
  <cp:revision>3</cp:revision>
  <dcterms:created xsi:type="dcterms:W3CDTF">2025-04-07T21:52:00Z</dcterms:created>
  <dcterms:modified xsi:type="dcterms:W3CDTF">2025-07-15T16:31:00Z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id="cs6LmSLu"/&gt;&lt;style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